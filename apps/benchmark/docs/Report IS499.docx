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B2B5D" w14:textId="77777777" w:rsidR="00914036" w:rsidRDefault="00611FB5">
      <w:r>
        <w:br/>
      </w:r>
      <w:r>
        <w:br/>
      </w:r>
      <w:r>
        <w:br/>
      </w:r>
      <w:r>
        <w:br/>
      </w:r>
      <w:r>
        <w:rPr>
          <w:noProof/>
        </w:rPr>
        <w:drawing>
          <wp:anchor distT="0" distB="0" distL="0" distR="0" simplePos="0" relativeHeight="251658240" behindDoc="1" locked="0" layoutInCell="1" hidden="0" allowOverlap="1" wp14:anchorId="730FAF09" wp14:editId="286A089F">
            <wp:simplePos x="0" y="0"/>
            <wp:positionH relativeFrom="column">
              <wp:posOffset>-605188</wp:posOffset>
            </wp:positionH>
            <wp:positionV relativeFrom="paragraph">
              <wp:posOffset>-196185</wp:posOffset>
            </wp:positionV>
            <wp:extent cx="1762760" cy="677545"/>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62760" cy="677545"/>
                    </a:xfrm>
                    <a:prstGeom prst="rect">
                      <a:avLst/>
                    </a:prstGeom>
                    <a:ln/>
                  </pic:spPr>
                </pic:pic>
              </a:graphicData>
            </a:graphic>
          </wp:anchor>
        </w:drawing>
      </w:r>
    </w:p>
    <w:p w14:paraId="523B4CC0" w14:textId="77777777" w:rsidR="00914036" w:rsidRDefault="00611FB5">
      <w:pPr>
        <w:spacing w:line="240" w:lineRule="auto"/>
        <w:jc w:val="center"/>
        <w:rPr>
          <w:b/>
          <w:bCs/>
          <w:sz w:val="40"/>
          <w:szCs w:val="40"/>
        </w:rPr>
      </w:pPr>
      <w:r>
        <w:rPr>
          <w:b/>
          <w:bCs/>
          <w:sz w:val="40"/>
          <w:szCs w:val="40"/>
        </w:rPr>
        <w:t>Sentiment Analysis using LLMs</w:t>
      </w:r>
    </w:p>
    <w:p w14:paraId="47FC43E8" w14:textId="77777777" w:rsidR="00914036" w:rsidRDefault="00611FB5">
      <w:pPr>
        <w:spacing w:line="240" w:lineRule="auto"/>
        <w:jc w:val="center"/>
        <w:rPr>
          <w:b/>
          <w:bCs/>
          <w:sz w:val="40"/>
          <w:szCs w:val="40"/>
        </w:rPr>
      </w:pPr>
      <w:r>
        <w:rPr>
          <w:b/>
          <w:bCs/>
          <w:sz w:val="40"/>
          <w:szCs w:val="40"/>
        </w:rPr>
        <w:t xml:space="preserve">(Hawa </w:t>
      </w:r>
      <w:r>
        <w:rPr>
          <w:b/>
          <w:bCs/>
          <w:sz w:val="40"/>
          <w:szCs w:val="40"/>
          <w:rtl/>
        </w:rPr>
        <w:t>هوى</w:t>
      </w:r>
      <w:r>
        <w:rPr>
          <w:b/>
          <w:bCs/>
          <w:sz w:val="40"/>
          <w:szCs w:val="40"/>
        </w:rPr>
        <w:t>)</w:t>
      </w:r>
    </w:p>
    <w:p w14:paraId="33C5F32C" w14:textId="77777777" w:rsidR="00914036" w:rsidRDefault="00611FB5">
      <w:pPr>
        <w:jc w:val="center"/>
      </w:pPr>
      <w:r>
        <w:rPr>
          <w:sz w:val="28"/>
          <w:szCs w:val="28"/>
        </w:rPr>
        <w:t>Capstone Project Report</w:t>
      </w:r>
    </w:p>
    <w:p w14:paraId="4C0EBB4C" w14:textId="77777777" w:rsidR="00914036" w:rsidRDefault="00611FB5">
      <w:pPr>
        <w:jc w:val="center"/>
      </w:pPr>
      <w:r>
        <w:br/>
      </w:r>
    </w:p>
    <w:p w14:paraId="6C34240E" w14:textId="77777777" w:rsidR="00914036" w:rsidRDefault="00611FB5">
      <w:pPr>
        <w:jc w:val="center"/>
      </w:pPr>
      <w:r>
        <w:br/>
        <w:t>Prepared by:</w:t>
      </w:r>
    </w:p>
    <w:p w14:paraId="275817EF" w14:textId="77777777" w:rsidR="00914036" w:rsidRDefault="00611FB5" w:rsidP="00322F8A">
      <w:pPr>
        <w:spacing w:after="0"/>
        <w:jc w:val="center"/>
      </w:pPr>
      <w:r>
        <w:t>Abdulrahman Alwabil 444101867</w:t>
      </w:r>
    </w:p>
    <w:p w14:paraId="799B0669" w14:textId="77777777" w:rsidR="00914036" w:rsidRDefault="00611FB5" w:rsidP="00322F8A">
      <w:pPr>
        <w:spacing w:after="0"/>
        <w:jc w:val="center"/>
      </w:pPr>
      <w:r>
        <w:t>Omar Albassam 444101013</w:t>
      </w:r>
    </w:p>
    <w:p w14:paraId="4B51DB23" w14:textId="77777777" w:rsidR="00914036" w:rsidRDefault="00611FB5" w:rsidP="00322F8A">
      <w:pPr>
        <w:spacing w:after="0"/>
        <w:jc w:val="center"/>
      </w:pPr>
      <w:r>
        <w:t>Abdulrahman Aldakheel 444101543</w:t>
      </w:r>
    </w:p>
    <w:p w14:paraId="1E50A442" w14:textId="77777777" w:rsidR="00914036" w:rsidRPr="00DA6AB4" w:rsidRDefault="00611FB5" w:rsidP="00DA6AB4">
      <w:pPr>
        <w:pStyle w:val="TableParagraph"/>
        <w:jc w:val="center"/>
        <w:rPr>
          <w:sz w:val="28"/>
          <w:szCs w:val="18"/>
        </w:rPr>
      </w:pPr>
      <w:r>
        <w:t xml:space="preserve">Naser Alzughaibi </w:t>
      </w:r>
      <w:r>
        <w:rPr>
          <w:sz w:val="24"/>
          <w:szCs w:val="16"/>
        </w:rPr>
        <w:t>444100546</w:t>
      </w:r>
    </w:p>
    <w:p w14:paraId="16BA49F3" w14:textId="77777777" w:rsidR="00914036" w:rsidRDefault="00611FB5">
      <w:pPr>
        <w:jc w:val="center"/>
      </w:pPr>
      <w:r>
        <w:br/>
        <w:t>Supervised by: Dr. Abdulsalam Alsunaidi</w:t>
      </w:r>
    </w:p>
    <w:p w14:paraId="03B3BE2E" w14:textId="77777777" w:rsidR="0005749C" w:rsidRPr="008964FC" w:rsidRDefault="0005749C" w:rsidP="008964FC">
      <w:pPr>
        <w:sectPr w:rsidR="0005749C" w:rsidRPr="008964FC" w:rsidSect="0005749C">
          <w:headerReference w:type="even" r:id="rId9"/>
          <w:headerReference w:type="default" r:id="rId10"/>
          <w:footerReference w:type="even" r:id="rId11"/>
          <w:footerReference w:type="default" r:id="rId12"/>
          <w:headerReference w:type="first" r:id="rId13"/>
          <w:footerReference w:type="first" r:id="rId14"/>
          <w:pgSz w:w="12240" w:h="15840"/>
          <w:pgMar w:top="851" w:right="1797" w:bottom="851" w:left="1797" w:header="397" w:footer="720" w:gutter="0"/>
          <w:pgNumType w:start="1"/>
          <w:cols w:space="720"/>
          <w:titlePg/>
          <w:docGrid w:linePitch="326"/>
        </w:sectPr>
      </w:pPr>
      <w:r>
        <w:br w:type="page"/>
      </w:r>
    </w:p>
    <w:p w14:paraId="2193A874" w14:textId="77777777" w:rsidR="008964FC" w:rsidRDefault="008964FC" w:rsidP="00B96179">
      <w:pPr>
        <w:spacing w:after="0"/>
        <w:rPr>
          <w:b/>
          <w:bCs/>
          <w:sz w:val="32"/>
          <w:szCs w:val="32"/>
        </w:rPr>
      </w:pPr>
    </w:p>
    <w:p w14:paraId="38B23764" w14:textId="77777777" w:rsidR="008964FC" w:rsidRDefault="008964FC" w:rsidP="00B96179">
      <w:pPr>
        <w:spacing w:after="0"/>
        <w:rPr>
          <w:b/>
          <w:bCs/>
          <w:sz w:val="32"/>
          <w:szCs w:val="32"/>
        </w:rPr>
      </w:pPr>
    </w:p>
    <w:p w14:paraId="2803DB95" w14:textId="77777777" w:rsidR="008964FC" w:rsidRDefault="008964FC" w:rsidP="00B96179">
      <w:pPr>
        <w:spacing w:after="0"/>
        <w:rPr>
          <w:b/>
          <w:bCs/>
          <w:sz w:val="32"/>
          <w:szCs w:val="32"/>
        </w:rPr>
      </w:pPr>
    </w:p>
    <w:p w14:paraId="370BBE51" w14:textId="77777777" w:rsidR="008964FC" w:rsidRDefault="008964FC" w:rsidP="00B96179">
      <w:pPr>
        <w:spacing w:after="0"/>
        <w:rPr>
          <w:b/>
          <w:bCs/>
          <w:sz w:val="32"/>
          <w:szCs w:val="32"/>
        </w:rPr>
      </w:pPr>
    </w:p>
    <w:p w14:paraId="58910570" w14:textId="77777777" w:rsidR="008964FC" w:rsidRDefault="008964FC" w:rsidP="00B96179">
      <w:pPr>
        <w:spacing w:after="0"/>
        <w:rPr>
          <w:b/>
          <w:bCs/>
          <w:sz w:val="32"/>
          <w:szCs w:val="32"/>
        </w:rPr>
      </w:pPr>
    </w:p>
    <w:p w14:paraId="4E8A75A0" w14:textId="77777777" w:rsidR="001D0AD9" w:rsidRPr="00F462EF" w:rsidRDefault="001D0AD9" w:rsidP="00B96179">
      <w:pPr>
        <w:spacing w:after="0"/>
        <w:rPr>
          <w:b/>
          <w:bCs/>
          <w:sz w:val="32"/>
          <w:szCs w:val="32"/>
        </w:rPr>
      </w:pPr>
      <w:r>
        <w:rPr>
          <w:b/>
          <w:bCs/>
          <w:sz w:val="32"/>
          <w:szCs w:val="32"/>
        </w:rPr>
        <w:t>Abstract</w:t>
      </w:r>
    </w:p>
    <w:p w14:paraId="30CF5018" w14:textId="77777777" w:rsidR="00180BFD" w:rsidRPr="00180BFD" w:rsidRDefault="00180BFD" w:rsidP="00180BFD">
      <w:pPr>
        <w:jc w:val="both"/>
        <w:rPr>
          <w:lang w:val="en-US"/>
        </w:rPr>
      </w:pPr>
      <w:r>
        <w:rPr>
          <w:lang w:val="en-US"/>
        </w:rPr>
        <w:t>Marketing teams face challenges in efficiently analyzing large volumes of social media data to understand brand health. Traditional sentiment analysis tools often oversimplify complex customer opinions by reducing them to simple positive/negative classifications, missing important contextual signals such as emotions and specific product aspects.</w:t>
      </w:r>
    </w:p>
    <w:p w14:paraId="1C4081D0" w14:textId="77777777" w:rsidR="00180BFD" w:rsidRPr="00180BFD" w:rsidRDefault="00180BFD" w:rsidP="00180BFD">
      <w:pPr>
        <w:jc w:val="both"/>
        <w:rPr>
          <w:lang w:val="en-US"/>
        </w:rPr>
      </w:pPr>
      <w:r>
        <w:rPr>
          <w:lang w:val="en-US"/>
        </w:rPr>
        <w:t>This report presents the design and development of Hawa, an LLM-powered sentiment analysis system that extracts multi-dimensional insights from social media posts. The system identifies sentiment scores, emotions, and brand-related aspects from text data, then aggregates these results into visualizations and reports that support data-driven brand management decisions. The platform accommodates both automated social media data collection and manual dataset uploads.</w:t>
      </w:r>
    </w:p>
    <w:p w14:paraId="71C0BAE9" w14:textId="77777777" w:rsidR="00A55649" w:rsidRDefault="00180BFD" w:rsidP="00180BFD">
      <w:pPr>
        <w:jc w:val="both"/>
        <w:rPr>
          <w:lang w:val="en-US"/>
        </w:rPr>
      </w:pPr>
      <w:r>
        <w:rPr>
          <w:lang w:val="en-US"/>
        </w:rPr>
        <w:t>A functional prototype demonstrates the feasibility of the approach, validating that LLMs can perform multi-dimensional sentiment analysis with reasonable accuracy. This work establishes a foundation for automated brand health monitoring that bridges the gap between high-volume social media data and actionable marketing intelligence.</w:t>
      </w:r>
      <w:r>
        <w:rPr>
          <w:lang w:val="en-US"/>
        </w:rPr>
        <w:br w:type="page"/>
      </w:r>
    </w:p>
    <w:p w14:paraId="09CF7F40" w14:textId="77777777" w:rsidR="00914036" w:rsidRPr="0031366E" w:rsidRDefault="00611FB5" w:rsidP="006C13AB">
      <w:pPr>
        <w:spacing w:after="0"/>
        <w:rPr>
          <w:b/>
          <w:bCs/>
          <w:sz w:val="36"/>
          <w:szCs w:val="36"/>
        </w:rPr>
      </w:pPr>
      <w:r>
        <w:rPr>
          <w:b/>
          <w:bCs/>
          <w:sz w:val="36"/>
          <w:szCs w:val="36"/>
        </w:rPr>
        <w:lastRenderedPageBreak/>
        <w:t>TABLE OF CONTENTS</w:t>
      </w:r>
    </w:p>
    <w:p w14:paraId="78515E70" w14:textId="77777777" w:rsidR="00683F98" w:rsidRDefault="006C13AB">
      <w:pPr>
        <w:pStyle w:val="TOC1"/>
        <w:rPr>
          <w:rFonts w:asciiTheme="minorHAnsi" w:eastAsiaTheme="minorEastAsia" w:hAnsiTheme="minorHAnsi" w:cstheme="minorBidi"/>
          <w:b w:val="0"/>
          <w:bCs w:val="0"/>
          <w:caps w:val="0"/>
          <w:noProof/>
          <w:kern w:val="2"/>
          <w:szCs w:val="24"/>
          <w:lang w:val="en-US"/>
          <w14:ligatures w14:val="standardContextual"/>
        </w:rPr>
      </w:pPr>
      <w:r>
        <w:rPr>
          <w:rFonts w:ascii="Times New Roman" w:eastAsia="Arial" w:hAnsi="Times New Roman" w:cs="Times New Roman"/>
          <w:sz w:val="36"/>
          <w:szCs w:val="40"/>
        </w:rPr>
        <w:fldChar w:fldCharType="begin"/>
      </w:r>
      <w:r>
        <w:rPr>
          <w:rFonts w:ascii="Times New Roman" w:eastAsia="Arial" w:hAnsi="Times New Roman" w:cs="Times New Roman"/>
          <w:sz w:val="36"/>
          <w:szCs w:val="40"/>
        </w:rPr>
        <w:instrText xml:space="preserve"> TOC \o "1-3" \h \z \u </w:instrText>
      </w:r>
      <w:r>
        <w:rPr>
          <w:rFonts w:ascii="Times New Roman" w:eastAsia="Arial" w:hAnsi="Times New Roman" w:cs="Times New Roman"/>
          <w:sz w:val="36"/>
          <w:szCs w:val="40"/>
        </w:rPr>
        <w:fldChar w:fldCharType="separate"/>
      </w:r>
      <w:hyperlink w:anchor="_Toc229695605" w:history="1">
        <w:r>
          <w:rPr>
            <w:rStyle w:val="Hyperlink"/>
            <w:noProof/>
          </w:rPr>
          <w:t>Chapter 1: Introduction</w:t>
        </w:r>
        <w:r>
          <w:rPr>
            <w:noProof/>
            <w:webHidden/>
          </w:rPr>
          <w:tab/>
        </w:r>
        <w:r>
          <w:rPr>
            <w:noProof/>
            <w:webHidden/>
          </w:rPr>
          <w:fldChar w:fldCharType="begin"/>
        </w:r>
        <w:r>
          <w:rPr>
            <w:noProof/>
            <w:webHidden/>
          </w:rPr>
          <w:instrText xml:space="preserve"> PAGEREF _Toc229695605 \h </w:instrText>
        </w:r>
        <w:r>
          <w:rPr>
            <w:noProof/>
            <w:webHidden/>
          </w:rPr>
        </w:r>
        <w:r>
          <w:rPr>
            <w:noProof/>
            <w:webHidden/>
          </w:rPr>
          <w:fldChar w:fldCharType="separate"/>
        </w:r>
        <w:r>
          <w:rPr>
            <w:noProof/>
            <w:webHidden/>
          </w:rPr>
          <w:t>6</w:t>
        </w:r>
        <w:r>
          <w:rPr>
            <w:noProof/>
            <w:webHidden/>
          </w:rPr>
          <w:fldChar w:fldCharType="end"/>
        </w:r>
      </w:hyperlink>
    </w:p>
    <w:p w14:paraId="64A0E49F"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06" w:history="1">
        <w:r>
          <w:rPr>
            <w:rStyle w:val="Hyperlink"/>
            <w:noProof/>
          </w:rPr>
          <w:t>1.1 Background</w:t>
        </w:r>
        <w:r>
          <w:rPr>
            <w:noProof/>
            <w:webHidden/>
          </w:rPr>
          <w:tab/>
        </w:r>
        <w:r>
          <w:rPr>
            <w:noProof/>
            <w:webHidden/>
          </w:rPr>
          <w:fldChar w:fldCharType="begin"/>
        </w:r>
        <w:r>
          <w:rPr>
            <w:noProof/>
            <w:webHidden/>
          </w:rPr>
          <w:instrText xml:space="preserve"> PAGEREF _Toc229695606 \h </w:instrText>
        </w:r>
        <w:r>
          <w:rPr>
            <w:noProof/>
            <w:webHidden/>
          </w:rPr>
        </w:r>
        <w:r>
          <w:rPr>
            <w:noProof/>
            <w:webHidden/>
          </w:rPr>
          <w:fldChar w:fldCharType="separate"/>
        </w:r>
        <w:r>
          <w:rPr>
            <w:noProof/>
            <w:webHidden/>
          </w:rPr>
          <w:t>6</w:t>
        </w:r>
        <w:r>
          <w:rPr>
            <w:noProof/>
            <w:webHidden/>
          </w:rPr>
          <w:fldChar w:fldCharType="end"/>
        </w:r>
      </w:hyperlink>
    </w:p>
    <w:p w14:paraId="0B6FA439"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07" w:history="1">
        <w:r>
          <w:rPr>
            <w:rStyle w:val="Hyperlink"/>
            <w:noProof/>
          </w:rPr>
          <w:t>1.1.1 General Context</w:t>
        </w:r>
        <w:r>
          <w:rPr>
            <w:noProof/>
            <w:webHidden/>
          </w:rPr>
          <w:tab/>
        </w:r>
        <w:r>
          <w:rPr>
            <w:noProof/>
            <w:webHidden/>
          </w:rPr>
          <w:fldChar w:fldCharType="begin"/>
        </w:r>
        <w:r>
          <w:rPr>
            <w:noProof/>
            <w:webHidden/>
          </w:rPr>
          <w:instrText xml:space="preserve"> PAGEREF _Toc229695607 \h </w:instrText>
        </w:r>
        <w:r>
          <w:rPr>
            <w:noProof/>
            <w:webHidden/>
          </w:rPr>
        </w:r>
        <w:r>
          <w:rPr>
            <w:noProof/>
            <w:webHidden/>
          </w:rPr>
          <w:fldChar w:fldCharType="separate"/>
        </w:r>
        <w:r>
          <w:rPr>
            <w:noProof/>
            <w:webHidden/>
          </w:rPr>
          <w:t>6</w:t>
        </w:r>
        <w:r>
          <w:rPr>
            <w:noProof/>
            <w:webHidden/>
          </w:rPr>
          <w:fldChar w:fldCharType="end"/>
        </w:r>
      </w:hyperlink>
    </w:p>
    <w:p w14:paraId="54FBC6DE"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08" w:history="1">
        <w:r>
          <w:rPr>
            <w:rStyle w:val="Hyperlink"/>
            <w:noProof/>
          </w:rPr>
          <w:t>1.1.2 Motivation</w:t>
        </w:r>
        <w:r>
          <w:rPr>
            <w:noProof/>
            <w:webHidden/>
          </w:rPr>
          <w:tab/>
        </w:r>
        <w:r>
          <w:rPr>
            <w:noProof/>
            <w:webHidden/>
          </w:rPr>
          <w:fldChar w:fldCharType="begin"/>
        </w:r>
        <w:r>
          <w:rPr>
            <w:noProof/>
            <w:webHidden/>
          </w:rPr>
          <w:instrText xml:space="preserve"> PAGEREF _Toc229695608 \h </w:instrText>
        </w:r>
        <w:r>
          <w:rPr>
            <w:noProof/>
            <w:webHidden/>
          </w:rPr>
        </w:r>
        <w:r>
          <w:rPr>
            <w:noProof/>
            <w:webHidden/>
          </w:rPr>
          <w:fldChar w:fldCharType="separate"/>
        </w:r>
        <w:r>
          <w:rPr>
            <w:noProof/>
            <w:webHidden/>
          </w:rPr>
          <w:t>6</w:t>
        </w:r>
        <w:r>
          <w:rPr>
            <w:noProof/>
            <w:webHidden/>
          </w:rPr>
          <w:fldChar w:fldCharType="end"/>
        </w:r>
      </w:hyperlink>
    </w:p>
    <w:p w14:paraId="5A091A46"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09" w:history="1">
        <w:r>
          <w:rPr>
            <w:rStyle w:val="Hyperlink"/>
            <w:noProof/>
          </w:rPr>
          <w:t>1.2 Problem Statement</w:t>
        </w:r>
        <w:r>
          <w:rPr>
            <w:noProof/>
            <w:webHidden/>
          </w:rPr>
          <w:tab/>
        </w:r>
        <w:r>
          <w:rPr>
            <w:noProof/>
            <w:webHidden/>
          </w:rPr>
          <w:fldChar w:fldCharType="begin"/>
        </w:r>
        <w:r>
          <w:rPr>
            <w:noProof/>
            <w:webHidden/>
          </w:rPr>
          <w:instrText xml:space="preserve"> PAGEREF _Toc229695609 \h </w:instrText>
        </w:r>
        <w:r>
          <w:rPr>
            <w:noProof/>
            <w:webHidden/>
          </w:rPr>
        </w:r>
        <w:r>
          <w:rPr>
            <w:noProof/>
            <w:webHidden/>
          </w:rPr>
          <w:fldChar w:fldCharType="separate"/>
        </w:r>
        <w:r>
          <w:rPr>
            <w:noProof/>
            <w:webHidden/>
          </w:rPr>
          <w:t>6</w:t>
        </w:r>
        <w:r>
          <w:rPr>
            <w:noProof/>
            <w:webHidden/>
          </w:rPr>
          <w:fldChar w:fldCharType="end"/>
        </w:r>
      </w:hyperlink>
    </w:p>
    <w:p w14:paraId="2A41D14A"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10" w:history="1">
        <w:r>
          <w:rPr>
            <w:rStyle w:val="Hyperlink"/>
            <w:noProof/>
          </w:rPr>
          <w:t>1.3 Project Objectives</w:t>
        </w:r>
        <w:r>
          <w:rPr>
            <w:noProof/>
            <w:webHidden/>
          </w:rPr>
          <w:tab/>
        </w:r>
        <w:r>
          <w:rPr>
            <w:noProof/>
            <w:webHidden/>
          </w:rPr>
          <w:fldChar w:fldCharType="begin"/>
        </w:r>
        <w:r>
          <w:rPr>
            <w:noProof/>
            <w:webHidden/>
          </w:rPr>
          <w:instrText xml:space="preserve"> PAGEREF _Toc229695610 \h </w:instrText>
        </w:r>
        <w:r>
          <w:rPr>
            <w:noProof/>
            <w:webHidden/>
          </w:rPr>
        </w:r>
        <w:r>
          <w:rPr>
            <w:noProof/>
            <w:webHidden/>
          </w:rPr>
          <w:fldChar w:fldCharType="separate"/>
        </w:r>
        <w:r>
          <w:rPr>
            <w:noProof/>
            <w:webHidden/>
          </w:rPr>
          <w:t>6</w:t>
        </w:r>
        <w:r>
          <w:rPr>
            <w:noProof/>
            <w:webHidden/>
          </w:rPr>
          <w:fldChar w:fldCharType="end"/>
        </w:r>
      </w:hyperlink>
    </w:p>
    <w:p w14:paraId="3A06BFE7"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11" w:history="1">
        <w:r>
          <w:rPr>
            <w:rStyle w:val="Hyperlink"/>
            <w:noProof/>
          </w:rPr>
          <w:t>1.4 Scope of the Project</w:t>
        </w:r>
        <w:r>
          <w:rPr>
            <w:noProof/>
            <w:webHidden/>
          </w:rPr>
          <w:tab/>
        </w:r>
        <w:r>
          <w:rPr>
            <w:noProof/>
            <w:webHidden/>
          </w:rPr>
          <w:fldChar w:fldCharType="begin"/>
        </w:r>
        <w:r>
          <w:rPr>
            <w:noProof/>
            <w:webHidden/>
          </w:rPr>
          <w:instrText xml:space="preserve"> PAGEREF _Toc229695611 \h </w:instrText>
        </w:r>
        <w:r>
          <w:rPr>
            <w:noProof/>
            <w:webHidden/>
          </w:rPr>
        </w:r>
        <w:r>
          <w:rPr>
            <w:noProof/>
            <w:webHidden/>
          </w:rPr>
          <w:fldChar w:fldCharType="separate"/>
        </w:r>
        <w:r>
          <w:rPr>
            <w:noProof/>
            <w:webHidden/>
          </w:rPr>
          <w:t>6</w:t>
        </w:r>
        <w:r>
          <w:rPr>
            <w:noProof/>
            <w:webHidden/>
          </w:rPr>
          <w:fldChar w:fldCharType="end"/>
        </w:r>
      </w:hyperlink>
    </w:p>
    <w:p w14:paraId="2FFCC75A"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12" w:history="1">
        <w:r>
          <w:rPr>
            <w:rStyle w:val="Hyperlink"/>
            <w:noProof/>
          </w:rPr>
          <w:t>1.4.1 In Scope</w:t>
        </w:r>
        <w:r>
          <w:rPr>
            <w:noProof/>
            <w:webHidden/>
          </w:rPr>
          <w:tab/>
        </w:r>
        <w:r>
          <w:rPr>
            <w:noProof/>
            <w:webHidden/>
          </w:rPr>
          <w:fldChar w:fldCharType="begin"/>
        </w:r>
        <w:r>
          <w:rPr>
            <w:noProof/>
            <w:webHidden/>
          </w:rPr>
          <w:instrText xml:space="preserve"> PAGEREF _Toc229695612 \h </w:instrText>
        </w:r>
        <w:r>
          <w:rPr>
            <w:noProof/>
            <w:webHidden/>
          </w:rPr>
        </w:r>
        <w:r>
          <w:rPr>
            <w:noProof/>
            <w:webHidden/>
          </w:rPr>
          <w:fldChar w:fldCharType="separate"/>
        </w:r>
        <w:r>
          <w:rPr>
            <w:noProof/>
            <w:webHidden/>
          </w:rPr>
          <w:t>6</w:t>
        </w:r>
        <w:r>
          <w:rPr>
            <w:noProof/>
            <w:webHidden/>
          </w:rPr>
          <w:fldChar w:fldCharType="end"/>
        </w:r>
      </w:hyperlink>
    </w:p>
    <w:p w14:paraId="0F7897A6"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13" w:history="1">
        <w:r>
          <w:rPr>
            <w:rStyle w:val="Hyperlink"/>
            <w:noProof/>
          </w:rPr>
          <w:t>1.4.2 Core Functions</w:t>
        </w:r>
        <w:r>
          <w:rPr>
            <w:noProof/>
            <w:webHidden/>
          </w:rPr>
          <w:tab/>
        </w:r>
        <w:r>
          <w:rPr>
            <w:noProof/>
            <w:webHidden/>
          </w:rPr>
          <w:fldChar w:fldCharType="begin"/>
        </w:r>
        <w:r>
          <w:rPr>
            <w:noProof/>
            <w:webHidden/>
          </w:rPr>
          <w:instrText xml:space="preserve"> PAGEREF _Toc229695613 \h </w:instrText>
        </w:r>
        <w:r>
          <w:rPr>
            <w:noProof/>
            <w:webHidden/>
          </w:rPr>
        </w:r>
        <w:r>
          <w:rPr>
            <w:noProof/>
            <w:webHidden/>
          </w:rPr>
          <w:fldChar w:fldCharType="separate"/>
        </w:r>
        <w:r>
          <w:rPr>
            <w:noProof/>
            <w:webHidden/>
          </w:rPr>
          <w:t>6</w:t>
        </w:r>
        <w:r>
          <w:rPr>
            <w:noProof/>
            <w:webHidden/>
          </w:rPr>
          <w:fldChar w:fldCharType="end"/>
        </w:r>
      </w:hyperlink>
    </w:p>
    <w:p w14:paraId="205E6784"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14" w:history="1">
        <w:r>
          <w:rPr>
            <w:rStyle w:val="Hyperlink"/>
            <w:noProof/>
          </w:rPr>
          <w:t>1.4.3 Out of Scope</w:t>
        </w:r>
        <w:r>
          <w:rPr>
            <w:noProof/>
            <w:webHidden/>
          </w:rPr>
          <w:tab/>
        </w:r>
        <w:r>
          <w:rPr>
            <w:noProof/>
            <w:webHidden/>
          </w:rPr>
          <w:fldChar w:fldCharType="begin"/>
        </w:r>
        <w:r>
          <w:rPr>
            <w:noProof/>
            <w:webHidden/>
          </w:rPr>
          <w:instrText xml:space="preserve"> PAGEREF _Toc229695614 \h </w:instrText>
        </w:r>
        <w:r>
          <w:rPr>
            <w:noProof/>
            <w:webHidden/>
          </w:rPr>
        </w:r>
        <w:r>
          <w:rPr>
            <w:noProof/>
            <w:webHidden/>
          </w:rPr>
          <w:fldChar w:fldCharType="separate"/>
        </w:r>
        <w:r>
          <w:rPr>
            <w:noProof/>
            <w:webHidden/>
          </w:rPr>
          <w:t>7</w:t>
        </w:r>
        <w:r>
          <w:rPr>
            <w:noProof/>
            <w:webHidden/>
          </w:rPr>
          <w:fldChar w:fldCharType="end"/>
        </w:r>
      </w:hyperlink>
    </w:p>
    <w:p w14:paraId="60B5ECDF"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15" w:history="1">
        <w:r>
          <w:rPr>
            <w:rStyle w:val="Hyperlink"/>
            <w:noProof/>
          </w:rPr>
          <w:t>1.5 Project Schedule</w:t>
        </w:r>
        <w:r>
          <w:rPr>
            <w:noProof/>
            <w:webHidden/>
          </w:rPr>
          <w:tab/>
        </w:r>
        <w:r>
          <w:rPr>
            <w:noProof/>
            <w:webHidden/>
          </w:rPr>
          <w:fldChar w:fldCharType="begin"/>
        </w:r>
        <w:r>
          <w:rPr>
            <w:noProof/>
            <w:webHidden/>
          </w:rPr>
          <w:instrText xml:space="preserve"> PAGEREF _Toc229695615 \h </w:instrText>
        </w:r>
        <w:r>
          <w:rPr>
            <w:noProof/>
            <w:webHidden/>
          </w:rPr>
        </w:r>
        <w:r>
          <w:rPr>
            <w:noProof/>
            <w:webHidden/>
          </w:rPr>
          <w:fldChar w:fldCharType="separate"/>
        </w:r>
        <w:r>
          <w:rPr>
            <w:noProof/>
            <w:webHidden/>
          </w:rPr>
          <w:t>7</w:t>
        </w:r>
        <w:r>
          <w:rPr>
            <w:noProof/>
            <w:webHidden/>
          </w:rPr>
          <w:fldChar w:fldCharType="end"/>
        </w:r>
      </w:hyperlink>
    </w:p>
    <w:p w14:paraId="3E4D1083"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16" w:history="1">
        <w:r>
          <w:rPr>
            <w:rStyle w:val="Hyperlink"/>
            <w:noProof/>
          </w:rPr>
          <w:t>1.5.1 Gantt Chart</w:t>
        </w:r>
        <w:r>
          <w:rPr>
            <w:noProof/>
            <w:webHidden/>
          </w:rPr>
          <w:tab/>
        </w:r>
        <w:r>
          <w:rPr>
            <w:noProof/>
            <w:webHidden/>
          </w:rPr>
          <w:fldChar w:fldCharType="begin"/>
        </w:r>
        <w:r>
          <w:rPr>
            <w:noProof/>
            <w:webHidden/>
          </w:rPr>
          <w:instrText xml:space="preserve"> PAGEREF _Toc229695616 \h </w:instrText>
        </w:r>
        <w:r>
          <w:rPr>
            <w:noProof/>
            <w:webHidden/>
          </w:rPr>
        </w:r>
        <w:r>
          <w:rPr>
            <w:noProof/>
            <w:webHidden/>
          </w:rPr>
          <w:fldChar w:fldCharType="separate"/>
        </w:r>
        <w:r>
          <w:rPr>
            <w:noProof/>
            <w:webHidden/>
          </w:rPr>
          <w:t>7</w:t>
        </w:r>
        <w:r>
          <w:rPr>
            <w:noProof/>
            <w:webHidden/>
          </w:rPr>
          <w:fldChar w:fldCharType="end"/>
        </w:r>
      </w:hyperlink>
    </w:p>
    <w:p w14:paraId="2D7F41D7"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17" w:history="1">
        <w:r>
          <w:rPr>
            <w:rStyle w:val="Hyperlink"/>
            <w:noProof/>
          </w:rPr>
          <w:t>1.5.2 Milestones and Deliverables</w:t>
        </w:r>
        <w:r>
          <w:rPr>
            <w:noProof/>
            <w:webHidden/>
          </w:rPr>
          <w:tab/>
        </w:r>
        <w:r>
          <w:rPr>
            <w:noProof/>
            <w:webHidden/>
          </w:rPr>
          <w:fldChar w:fldCharType="begin"/>
        </w:r>
        <w:r>
          <w:rPr>
            <w:noProof/>
            <w:webHidden/>
          </w:rPr>
          <w:instrText xml:space="preserve"> PAGEREF _Toc229695617 \h </w:instrText>
        </w:r>
        <w:r>
          <w:rPr>
            <w:noProof/>
            <w:webHidden/>
          </w:rPr>
        </w:r>
        <w:r>
          <w:rPr>
            <w:noProof/>
            <w:webHidden/>
          </w:rPr>
          <w:fldChar w:fldCharType="separate"/>
        </w:r>
        <w:r>
          <w:rPr>
            <w:noProof/>
            <w:webHidden/>
          </w:rPr>
          <w:t>7</w:t>
        </w:r>
        <w:r>
          <w:rPr>
            <w:noProof/>
            <w:webHidden/>
          </w:rPr>
          <w:fldChar w:fldCharType="end"/>
        </w:r>
      </w:hyperlink>
    </w:p>
    <w:p w14:paraId="060D9D31" w14:textId="77777777" w:rsidR="00683F98" w:rsidRDefault="00683F98">
      <w:pPr>
        <w:pStyle w:val="TOC1"/>
        <w:rPr>
          <w:rFonts w:asciiTheme="minorHAnsi" w:eastAsiaTheme="minorEastAsia" w:hAnsiTheme="minorHAnsi" w:cstheme="minorBidi"/>
          <w:b w:val="0"/>
          <w:bCs w:val="0"/>
          <w:caps w:val="0"/>
          <w:noProof/>
          <w:kern w:val="2"/>
          <w:szCs w:val="24"/>
          <w:lang w:val="en-US"/>
          <w14:ligatures w14:val="standardContextual"/>
        </w:rPr>
      </w:pPr>
      <w:hyperlink w:anchor="_Toc229695618" w:history="1">
        <w:r>
          <w:rPr>
            <w:rStyle w:val="Hyperlink"/>
            <w:noProof/>
          </w:rPr>
          <w:t>Chapter 2: Related Work</w:t>
        </w:r>
        <w:r>
          <w:rPr>
            <w:noProof/>
            <w:webHidden/>
          </w:rPr>
          <w:tab/>
        </w:r>
        <w:r>
          <w:rPr>
            <w:noProof/>
            <w:webHidden/>
          </w:rPr>
          <w:fldChar w:fldCharType="begin"/>
        </w:r>
        <w:r>
          <w:rPr>
            <w:noProof/>
            <w:webHidden/>
          </w:rPr>
          <w:instrText xml:space="preserve"> PAGEREF _Toc229695618 \h </w:instrText>
        </w:r>
        <w:r>
          <w:rPr>
            <w:noProof/>
            <w:webHidden/>
          </w:rPr>
        </w:r>
        <w:r>
          <w:rPr>
            <w:noProof/>
            <w:webHidden/>
          </w:rPr>
          <w:fldChar w:fldCharType="separate"/>
        </w:r>
        <w:r>
          <w:rPr>
            <w:noProof/>
            <w:webHidden/>
          </w:rPr>
          <w:t>7</w:t>
        </w:r>
        <w:r>
          <w:rPr>
            <w:noProof/>
            <w:webHidden/>
          </w:rPr>
          <w:fldChar w:fldCharType="end"/>
        </w:r>
      </w:hyperlink>
    </w:p>
    <w:p w14:paraId="53540A3C"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19" w:history="1">
        <w:r>
          <w:rPr>
            <w:rStyle w:val="Hyperlink"/>
            <w:noProof/>
          </w:rPr>
          <w:t>2.1 Existing Sentiment Analysis Technologies &amp; Solutions</w:t>
        </w:r>
        <w:r>
          <w:rPr>
            <w:noProof/>
            <w:webHidden/>
          </w:rPr>
          <w:tab/>
        </w:r>
        <w:r>
          <w:rPr>
            <w:noProof/>
            <w:webHidden/>
          </w:rPr>
          <w:fldChar w:fldCharType="begin"/>
        </w:r>
        <w:r>
          <w:rPr>
            <w:noProof/>
            <w:webHidden/>
          </w:rPr>
          <w:instrText xml:space="preserve"> PAGEREF _Toc229695619 \h </w:instrText>
        </w:r>
        <w:r>
          <w:rPr>
            <w:noProof/>
            <w:webHidden/>
          </w:rPr>
        </w:r>
        <w:r>
          <w:rPr>
            <w:noProof/>
            <w:webHidden/>
          </w:rPr>
          <w:fldChar w:fldCharType="separate"/>
        </w:r>
        <w:r>
          <w:rPr>
            <w:noProof/>
            <w:webHidden/>
          </w:rPr>
          <w:t>7</w:t>
        </w:r>
        <w:r>
          <w:rPr>
            <w:noProof/>
            <w:webHidden/>
          </w:rPr>
          <w:fldChar w:fldCharType="end"/>
        </w:r>
      </w:hyperlink>
    </w:p>
    <w:p w14:paraId="5A198ACB"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20" w:history="1">
        <w:r>
          <w:rPr>
            <w:rStyle w:val="Hyperlink"/>
            <w:noProof/>
          </w:rPr>
          <w:t>2.1.1 Lexicon-based and Rule-based Methods</w:t>
        </w:r>
        <w:r>
          <w:rPr>
            <w:noProof/>
            <w:webHidden/>
          </w:rPr>
          <w:tab/>
        </w:r>
        <w:r>
          <w:rPr>
            <w:noProof/>
            <w:webHidden/>
          </w:rPr>
          <w:fldChar w:fldCharType="begin"/>
        </w:r>
        <w:r>
          <w:rPr>
            <w:noProof/>
            <w:webHidden/>
          </w:rPr>
          <w:instrText xml:space="preserve"> PAGEREF _Toc229695620 \h </w:instrText>
        </w:r>
        <w:r>
          <w:rPr>
            <w:noProof/>
            <w:webHidden/>
          </w:rPr>
        </w:r>
        <w:r>
          <w:rPr>
            <w:noProof/>
            <w:webHidden/>
          </w:rPr>
          <w:fldChar w:fldCharType="separate"/>
        </w:r>
        <w:r>
          <w:rPr>
            <w:noProof/>
            <w:webHidden/>
          </w:rPr>
          <w:t>8</w:t>
        </w:r>
        <w:r>
          <w:rPr>
            <w:noProof/>
            <w:webHidden/>
          </w:rPr>
          <w:fldChar w:fldCharType="end"/>
        </w:r>
      </w:hyperlink>
    </w:p>
    <w:p w14:paraId="20EE7646"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21" w:history="1">
        <w:r>
          <w:rPr>
            <w:rStyle w:val="Hyperlink"/>
            <w:noProof/>
          </w:rPr>
          <w:t>2.1.2 Machine-Learning Methods</w:t>
        </w:r>
        <w:r>
          <w:rPr>
            <w:noProof/>
            <w:webHidden/>
          </w:rPr>
          <w:tab/>
        </w:r>
        <w:r>
          <w:rPr>
            <w:noProof/>
            <w:webHidden/>
          </w:rPr>
          <w:fldChar w:fldCharType="begin"/>
        </w:r>
        <w:r>
          <w:rPr>
            <w:noProof/>
            <w:webHidden/>
          </w:rPr>
          <w:instrText xml:space="preserve"> PAGEREF _Toc229695621 \h </w:instrText>
        </w:r>
        <w:r>
          <w:rPr>
            <w:noProof/>
            <w:webHidden/>
          </w:rPr>
        </w:r>
        <w:r>
          <w:rPr>
            <w:noProof/>
            <w:webHidden/>
          </w:rPr>
          <w:fldChar w:fldCharType="separate"/>
        </w:r>
        <w:r>
          <w:rPr>
            <w:noProof/>
            <w:webHidden/>
          </w:rPr>
          <w:t>8</w:t>
        </w:r>
        <w:r>
          <w:rPr>
            <w:noProof/>
            <w:webHidden/>
          </w:rPr>
          <w:fldChar w:fldCharType="end"/>
        </w:r>
      </w:hyperlink>
    </w:p>
    <w:p w14:paraId="773C1DD0"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22" w:history="1">
        <w:r>
          <w:rPr>
            <w:rStyle w:val="Hyperlink"/>
            <w:noProof/>
          </w:rPr>
          <w:t>2.1.3 Large Language Models (LLMs) for Sentiment Analysis</w:t>
        </w:r>
        <w:r>
          <w:rPr>
            <w:noProof/>
            <w:webHidden/>
          </w:rPr>
          <w:tab/>
        </w:r>
        <w:r>
          <w:rPr>
            <w:noProof/>
            <w:webHidden/>
          </w:rPr>
          <w:fldChar w:fldCharType="begin"/>
        </w:r>
        <w:r>
          <w:rPr>
            <w:noProof/>
            <w:webHidden/>
          </w:rPr>
          <w:instrText xml:space="preserve"> PAGEREF _Toc229695622 \h </w:instrText>
        </w:r>
        <w:r>
          <w:rPr>
            <w:noProof/>
            <w:webHidden/>
          </w:rPr>
        </w:r>
        <w:r>
          <w:rPr>
            <w:noProof/>
            <w:webHidden/>
          </w:rPr>
          <w:fldChar w:fldCharType="separate"/>
        </w:r>
        <w:r>
          <w:rPr>
            <w:noProof/>
            <w:webHidden/>
          </w:rPr>
          <w:t>8</w:t>
        </w:r>
        <w:r>
          <w:rPr>
            <w:noProof/>
            <w:webHidden/>
          </w:rPr>
          <w:fldChar w:fldCharType="end"/>
        </w:r>
      </w:hyperlink>
    </w:p>
    <w:p w14:paraId="5850B237"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23" w:history="1">
        <w:r>
          <w:rPr>
            <w:rStyle w:val="Hyperlink"/>
            <w:noProof/>
            <w:lang w:val="en-US"/>
          </w:rPr>
          <w:t>2.1.4 Existing Solutions</w:t>
        </w:r>
        <w:r>
          <w:rPr>
            <w:noProof/>
            <w:webHidden/>
          </w:rPr>
          <w:tab/>
        </w:r>
        <w:r>
          <w:rPr>
            <w:noProof/>
            <w:webHidden/>
          </w:rPr>
          <w:fldChar w:fldCharType="begin"/>
        </w:r>
        <w:r>
          <w:rPr>
            <w:noProof/>
            <w:webHidden/>
          </w:rPr>
          <w:instrText xml:space="preserve"> PAGEREF _Toc229695623 \h </w:instrText>
        </w:r>
        <w:r>
          <w:rPr>
            <w:noProof/>
            <w:webHidden/>
          </w:rPr>
        </w:r>
        <w:r>
          <w:rPr>
            <w:noProof/>
            <w:webHidden/>
          </w:rPr>
          <w:fldChar w:fldCharType="separate"/>
        </w:r>
        <w:r>
          <w:rPr>
            <w:noProof/>
            <w:webHidden/>
          </w:rPr>
          <w:t>9</w:t>
        </w:r>
        <w:r>
          <w:rPr>
            <w:noProof/>
            <w:webHidden/>
          </w:rPr>
          <w:fldChar w:fldCharType="end"/>
        </w:r>
      </w:hyperlink>
    </w:p>
    <w:p w14:paraId="2AD1D959"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24" w:history="1">
        <w:r>
          <w:rPr>
            <w:rStyle w:val="Hyperlink"/>
            <w:noProof/>
          </w:rPr>
          <w:t>2.2 Technologies Considered</w:t>
        </w:r>
        <w:r>
          <w:rPr>
            <w:noProof/>
            <w:webHidden/>
          </w:rPr>
          <w:tab/>
        </w:r>
        <w:r>
          <w:rPr>
            <w:noProof/>
            <w:webHidden/>
          </w:rPr>
          <w:fldChar w:fldCharType="begin"/>
        </w:r>
        <w:r>
          <w:rPr>
            <w:noProof/>
            <w:webHidden/>
          </w:rPr>
          <w:instrText xml:space="preserve"> PAGEREF _Toc229695624 \h </w:instrText>
        </w:r>
        <w:r>
          <w:rPr>
            <w:noProof/>
            <w:webHidden/>
          </w:rPr>
        </w:r>
        <w:r>
          <w:rPr>
            <w:noProof/>
            <w:webHidden/>
          </w:rPr>
          <w:fldChar w:fldCharType="separate"/>
        </w:r>
        <w:r>
          <w:rPr>
            <w:noProof/>
            <w:webHidden/>
          </w:rPr>
          <w:t>9</w:t>
        </w:r>
        <w:r>
          <w:rPr>
            <w:noProof/>
            <w:webHidden/>
          </w:rPr>
          <w:fldChar w:fldCharType="end"/>
        </w:r>
      </w:hyperlink>
    </w:p>
    <w:p w14:paraId="4F8BFE5A"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25" w:history="1">
        <w:r>
          <w:rPr>
            <w:rStyle w:val="Hyperlink"/>
            <w:noProof/>
          </w:rPr>
          <w:t>2.2.1 Large Language Models</w:t>
        </w:r>
        <w:r>
          <w:rPr>
            <w:noProof/>
            <w:webHidden/>
          </w:rPr>
          <w:tab/>
        </w:r>
        <w:r>
          <w:rPr>
            <w:noProof/>
            <w:webHidden/>
          </w:rPr>
          <w:fldChar w:fldCharType="begin"/>
        </w:r>
        <w:r>
          <w:rPr>
            <w:noProof/>
            <w:webHidden/>
          </w:rPr>
          <w:instrText xml:space="preserve"> PAGEREF _Toc229695625 \h </w:instrText>
        </w:r>
        <w:r>
          <w:rPr>
            <w:noProof/>
            <w:webHidden/>
          </w:rPr>
        </w:r>
        <w:r>
          <w:rPr>
            <w:noProof/>
            <w:webHidden/>
          </w:rPr>
          <w:fldChar w:fldCharType="separate"/>
        </w:r>
        <w:r>
          <w:rPr>
            <w:noProof/>
            <w:webHidden/>
          </w:rPr>
          <w:t>9</w:t>
        </w:r>
        <w:r>
          <w:rPr>
            <w:noProof/>
            <w:webHidden/>
          </w:rPr>
          <w:fldChar w:fldCharType="end"/>
        </w:r>
      </w:hyperlink>
    </w:p>
    <w:p w14:paraId="48A9A66D"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26" w:history="1">
        <w:r>
          <w:rPr>
            <w:rStyle w:val="Hyperlink"/>
            <w:noProof/>
          </w:rPr>
          <w:t>2.2.2 Evaluation Methodology</w:t>
        </w:r>
        <w:r>
          <w:rPr>
            <w:noProof/>
            <w:webHidden/>
          </w:rPr>
          <w:tab/>
        </w:r>
        <w:r>
          <w:rPr>
            <w:noProof/>
            <w:webHidden/>
          </w:rPr>
          <w:fldChar w:fldCharType="begin"/>
        </w:r>
        <w:r>
          <w:rPr>
            <w:noProof/>
            <w:webHidden/>
          </w:rPr>
          <w:instrText xml:space="preserve"> PAGEREF _Toc229695626 \h </w:instrText>
        </w:r>
        <w:r>
          <w:rPr>
            <w:noProof/>
            <w:webHidden/>
          </w:rPr>
        </w:r>
        <w:r>
          <w:rPr>
            <w:noProof/>
            <w:webHidden/>
          </w:rPr>
          <w:fldChar w:fldCharType="separate"/>
        </w:r>
        <w:r>
          <w:rPr>
            <w:noProof/>
            <w:webHidden/>
          </w:rPr>
          <w:t>10</w:t>
        </w:r>
        <w:r>
          <w:rPr>
            <w:noProof/>
            <w:webHidden/>
          </w:rPr>
          <w:fldChar w:fldCharType="end"/>
        </w:r>
      </w:hyperlink>
    </w:p>
    <w:p w14:paraId="2F62745F"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27" w:history="1">
        <w:r>
          <w:rPr>
            <w:rStyle w:val="Hyperlink"/>
            <w:noProof/>
          </w:rPr>
          <w:t>2.2.3 Production-Level LLMs</w:t>
        </w:r>
        <w:r>
          <w:rPr>
            <w:noProof/>
            <w:webHidden/>
          </w:rPr>
          <w:tab/>
        </w:r>
        <w:r>
          <w:rPr>
            <w:noProof/>
            <w:webHidden/>
          </w:rPr>
          <w:fldChar w:fldCharType="begin"/>
        </w:r>
        <w:r>
          <w:rPr>
            <w:noProof/>
            <w:webHidden/>
          </w:rPr>
          <w:instrText xml:space="preserve"> PAGEREF _Toc229695627 \h </w:instrText>
        </w:r>
        <w:r>
          <w:rPr>
            <w:noProof/>
            <w:webHidden/>
          </w:rPr>
        </w:r>
        <w:r>
          <w:rPr>
            <w:noProof/>
            <w:webHidden/>
          </w:rPr>
          <w:fldChar w:fldCharType="separate"/>
        </w:r>
        <w:r>
          <w:rPr>
            <w:noProof/>
            <w:webHidden/>
          </w:rPr>
          <w:t>11</w:t>
        </w:r>
        <w:r>
          <w:rPr>
            <w:noProof/>
            <w:webHidden/>
          </w:rPr>
          <w:fldChar w:fldCharType="end"/>
        </w:r>
      </w:hyperlink>
    </w:p>
    <w:p w14:paraId="6F173301"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28" w:history="1">
        <w:r>
          <w:rPr>
            <w:rStyle w:val="Hyperlink"/>
            <w:noProof/>
            <w:lang w:val="en-US"/>
          </w:rPr>
          <w:t>2.2.4 Open Source LLMs for English</w:t>
        </w:r>
        <w:r>
          <w:rPr>
            <w:noProof/>
            <w:webHidden/>
          </w:rPr>
          <w:tab/>
        </w:r>
        <w:r>
          <w:rPr>
            <w:noProof/>
            <w:webHidden/>
          </w:rPr>
          <w:fldChar w:fldCharType="begin"/>
        </w:r>
        <w:r>
          <w:rPr>
            <w:noProof/>
            <w:webHidden/>
          </w:rPr>
          <w:instrText xml:space="preserve"> PAGEREF _Toc229695628 \h </w:instrText>
        </w:r>
        <w:r>
          <w:rPr>
            <w:noProof/>
            <w:webHidden/>
          </w:rPr>
        </w:r>
        <w:r>
          <w:rPr>
            <w:noProof/>
            <w:webHidden/>
          </w:rPr>
          <w:fldChar w:fldCharType="separate"/>
        </w:r>
        <w:r>
          <w:rPr>
            <w:noProof/>
            <w:webHidden/>
          </w:rPr>
          <w:t>12</w:t>
        </w:r>
        <w:r>
          <w:rPr>
            <w:noProof/>
            <w:webHidden/>
          </w:rPr>
          <w:fldChar w:fldCharType="end"/>
        </w:r>
      </w:hyperlink>
    </w:p>
    <w:p w14:paraId="680CAD0A"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29" w:history="1">
        <w:r>
          <w:rPr>
            <w:rStyle w:val="Hyperlink"/>
            <w:noProof/>
            <w:lang w:val="en-US"/>
          </w:rPr>
          <w:t>2.2.5 Open Source LLMs for Arabic</w:t>
        </w:r>
        <w:r>
          <w:rPr>
            <w:noProof/>
            <w:webHidden/>
          </w:rPr>
          <w:tab/>
        </w:r>
        <w:r>
          <w:rPr>
            <w:noProof/>
            <w:webHidden/>
          </w:rPr>
          <w:fldChar w:fldCharType="begin"/>
        </w:r>
        <w:r>
          <w:rPr>
            <w:noProof/>
            <w:webHidden/>
          </w:rPr>
          <w:instrText xml:space="preserve"> PAGEREF _Toc229695629 \h </w:instrText>
        </w:r>
        <w:r>
          <w:rPr>
            <w:noProof/>
            <w:webHidden/>
          </w:rPr>
        </w:r>
        <w:r>
          <w:rPr>
            <w:noProof/>
            <w:webHidden/>
          </w:rPr>
          <w:fldChar w:fldCharType="separate"/>
        </w:r>
        <w:r>
          <w:rPr>
            <w:noProof/>
            <w:webHidden/>
          </w:rPr>
          <w:t>13</w:t>
        </w:r>
        <w:r>
          <w:rPr>
            <w:noProof/>
            <w:webHidden/>
          </w:rPr>
          <w:fldChar w:fldCharType="end"/>
        </w:r>
      </w:hyperlink>
    </w:p>
    <w:p w14:paraId="49574641"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30" w:history="1">
        <w:r>
          <w:rPr>
            <w:rStyle w:val="Hyperlink"/>
            <w:noProof/>
            <w:lang w:val="en-US"/>
          </w:rPr>
          <w:t>2.2.6 Social Media APIs</w:t>
        </w:r>
        <w:r>
          <w:rPr>
            <w:noProof/>
            <w:webHidden/>
          </w:rPr>
          <w:tab/>
        </w:r>
        <w:r>
          <w:rPr>
            <w:noProof/>
            <w:webHidden/>
          </w:rPr>
          <w:fldChar w:fldCharType="begin"/>
        </w:r>
        <w:r>
          <w:rPr>
            <w:noProof/>
            <w:webHidden/>
          </w:rPr>
          <w:instrText xml:space="preserve"> PAGEREF _Toc229695630 \h </w:instrText>
        </w:r>
        <w:r>
          <w:rPr>
            <w:noProof/>
            <w:webHidden/>
          </w:rPr>
        </w:r>
        <w:r>
          <w:rPr>
            <w:noProof/>
            <w:webHidden/>
          </w:rPr>
          <w:fldChar w:fldCharType="separate"/>
        </w:r>
        <w:r>
          <w:rPr>
            <w:noProof/>
            <w:webHidden/>
          </w:rPr>
          <w:t>13</w:t>
        </w:r>
        <w:r>
          <w:rPr>
            <w:noProof/>
            <w:webHidden/>
          </w:rPr>
          <w:fldChar w:fldCharType="end"/>
        </w:r>
      </w:hyperlink>
    </w:p>
    <w:p w14:paraId="342EFB7D" w14:textId="77777777" w:rsidR="00683F98" w:rsidRDefault="00683F98">
      <w:pPr>
        <w:pStyle w:val="TOC1"/>
        <w:rPr>
          <w:rFonts w:asciiTheme="minorHAnsi" w:eastAsiaTheme="minorEastAsia" w:hAnsiTheme="minorHAnsi" w:cstheme="minorBidi"/>
          <w:b w:val="0"/>
          <w:bCs w:val="0"/>
          <w:caps w:val="0"/>
          <w:noProof/>
          <w:kern w:val="2"/>
          <w:szCs w:val="24"/>
          <w:lang w:val="en-US"/>
          <w14:ligatures w14:val="standardContextual"/>
        </w:rPr>
      </w:pPr>
      <w:hyperlink w:anchor="_Toc229695631" w:history="1">
        <w:r>
          <w:rPr>
            <w:rStyle w:val="Hyperlink"/>
            <w:noProof/>
          </w:rPr>
          <w:t>Chapter 3: System Analysis</w:t>
        </w:r>
        <w:r>
          <w:rPr>
            <w:noProof/>
            <w:webHidden/>
          </w:rPr>
          <w:tab/>
        </w:r>
        <w:r>
          <w:rPr>
            <w:noProof/>
            <w:webHidden/>
          </w:rPr>
          <w:fldChar w:fldCharType="begin"/>
        </w:r>
        <w:r>
          <w:rPr>
            <w:noProof/>
            <w:webHidden/>
          </w:rPr>
          <w:instrText xml:space="preserve"> PAGEREF _Toc229695631 \h </w:instrText>
        </w:r>
        <w:r>
          <w:rPr>
            <w:noProof/>
            <w:webHidden/>
          </w:rPr>
        </w:r>
        <w:r>
          <w:rPr>
            <w:noProof/>
            <w:webHidden/>
          </w:rPr>
          <w:fldChar w:fldCharType="separate"/>
        </w:r>
        <w:r>
          <w:rPr>
            <w:noProof/>
            <w:webHidden/>
          </w:rPr>
          <w:t>14</w:t>
        </w:r>
        <w:r>
          <w:rPr>
            <w:noProof/>
            <w:webHidden/>
          </w:rPr>
          <w:fldChar w:fldCharType="end"/>
        </w:r>
      </w:hyperlink>
    </w:p>
    <w:p w14:paraId="0972B604"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32" w:history="1">
        <w:r>
          <w:rPr>
            <w:rStyle w:val="Hyperlink"/>
            <w:noProof/>
          </w:rPr>
          <w:t>3.1 Development Methodology</w:t>
        </w:r>
        <w:r>
          <w:rPr>
            <w:noProof/>
            <w:webHidden/>
          </w:rPr>
          <w:tab/>
        </w:r>
        <w:r>
          <w:rPr>
            <w:noProof/>
            <w:webHidden/>
          </w:rPr>
          <w:fldChar w:fldCharType="begin"/>
        </w:r>
        <w:r>
          <w:rPr>
            <w:noProof/>
            <w:webHidden/>
          </w:rPr>
          <w:instrText xml:space="preserve"> PAGEREF _Toc229695632 \h </w:instrText>
        </w:r>
        <w:r>
          <w:rPr>
            <w:noProof/>
            <w:webHidden/>
          </w:rPr>
        </w:r>
        <w:r>
          <w:rPr>
            <w:noProof/>
            <w:webHidden/>
          </w:rPr>
          <w:fldChar w:fldCharType="separate"/>
        </w:r>
        <w:r>
          <w:rPr>
            <w:noProof/>
            <w:webHidden/>
          </w:rPr>
          <w:t>14</w:t>
        </w:r>
        <w:r>
          <w:rPr>
            <w:noProof/>
            <w:webHidden/>
          </w:rPr>
          <w:fldChar w:fldCharType="end"/>
        </w:r>
      </w:hyperlink>
    </w:p>
    <w:p w14:paraId="10BD757F"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33" w:history="1">
        <w:r>
          <w:rPr>
            <w:rStyle w:val="Hyperlink"/>
            <w:noProof/>
          </w:rPr>
          <w:t>3.2 Positional Users</w:t>
        </w:r>
        <w:r>
          <w:rPr>
            <w:noProof/>
            <w:webHidden/>
          </w:rPr>
          <w:tab/>
        </w:r>
        <w:r>
          <w:rPr>
            <w:noProof/>
            <w:webHidden/>
          </w:rPr>
          <w:fldChar w:fldCharType="begin"/>
        </w:r>
        <w:r>
          <w:rPr>
            <w:noProof/>
            <w:webHidden/>
          </w:rPr>
          <w:instrText xml:space="preserve"> PAGEREF _Toc229695633 \h </w:instrText>
        </w:r>
        <w:r>
          <w:rPr>
            <w:noProof/>
            <w:webHidden/>
          </w:rPr>
        </w:r>
        <w:r>
          <w:rPr>
            <w:noProof/>
            <w:webHidden/>
          </w:rPr>
          <w:fldChar w:fldCharType="separate"/>
        </w:r>
        <w:r>
          <w:rPr>
            <w:noProof/>
            <w:webHidden/>
          </w:rPr>
          <w:t>16</w:t>
        </w:r>
        <w:r>
          <w:rPr>
            <w:noProof/>
            <w:webHidden/>
          </w:rPr>
          <w:fldChar w:fldCharType="end"/>
        </w:r>
      </w:hyperlink>
    </w:p>
    <w:p w14:paraId="4F514BE6"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34" w:history="1">
        <w:r>
          <w:rPr>
            <w:rStyle w:val="Hyperlink"/>
            <w:noProof/>
          </w:rPr>
          <w:t>3.2.1 Marketing Team User</w:t>
        </w:r>
        <w:r>
          <w:rPr>
            <w:noProof/>
            <w:webHidden/>
          </w:rPr>
          <w:tab/>
        </w:r>
        <w:r>
          <w:rPr>
            <w:noProof/>
            <w:webHidden/>
          </w:rPr>
          <w:fldChar w:fldCharType="begin"/>
        </w:r>
        <w:r>
          <w:rPr>
            <w:noProof/>
            <w:webHidden/>
          </w:rPr>
          <w:instrText xml:space="preserve"> PAGEREF _Toc229695634 \h </w:instrText>
        </w:r>
        <w:r>
          <w:rPr>
            <w:noProof/>
            <w:webHidden/>
          </w:rPr>
        </w:r>
        <w:r>
          <w:rPr>
            <w:noProof/>
            <w:webHidden/>
          </w:rPr>
          <w:fldChar w:fldCharType="separate"/>
        </w:r>
        <w:r>
          <w:rPr>
            <w:noProof/>
            <w:webHidden/>
          </w:rPr>
          <w:t>16</w:t>
        </w:r>
        <w:r>
          <w:rPr>
            <w:noProof/>
            <w:webHidden/>
          </w:rPr>
          <w:fldChar w:fldCharType="end"/>
        </w:r>
      </w:hyperlink>
    </w:p>
    <w:p w14:paraId="7CD98A52"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35" w:history="1">
        <w:r>
          <w:rPr>
            <w:rStyle w:val="Hyperlink"/>
            <w:noProof/>
          </w:rPr>
          <w:t>3.2.2 System Administrator</w:t>
        </w:r>
        <w:r>
          <w:rPr>
            <w:noProof/>
            <w:webHidden/>
          </w:rPr>
          <w:tab/>
        </w:r>
        <w:r>
          <w:rPr>
            <w:noProof/>
            <w:webHidden/>
          </w:rPr>
          <w:fldChar w:fldCharType="begin"/>
        </w:r>
        <w:r>
          <w:rPr>
            <w:noProof/>
            <w:webHidden/>
          </w:rPr>
          <w:instrText xml:space="preserve"> PAGEREF _Toc229695635 \h </w:instrText>
        </w:r>
        <w:r>
          <w:rPr>
            <w:noProof/>
            <w:webHidden/>
          </w:rPr>
        </w:r>
        <w:r>
          <w:rPr>
            <w:noProof/>
            <w:webHidden/>
          </w:rPr>
          <w:fldChar w:fldCharType="separate"/>
        </w:r>
        <w:r>
          <w:rPr>
            <w:noProof/>
            <w:webHidden/>
          </w:rPr>
          <w:t>16</w:t>
        </w:r>
        <w:r>
          <w:rPr>
            <w:noProof/>
            <w:webHidden/>
          </w:rPr>
          <w:fldChar w:fldCharType="end"/>
        </w:r>
      </w:hyperlink>
    </w:p>
    <w:p w14:paraId="409C6ED7"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36" w:history="1">
        <w:r>
          <w:rPr>
            <w:rStyle w:val="Hyperlink"/>
            <w:noProof/>
          </w:rPr>
          <w:t>3.3 Functional Requirements</w:t>
        </w:r>
        <w:r>
          <w:rPr>
            <w:noProof/>
            <w:webHidden/>
          </w:rPr>
          <w:tab/>
        </w:r>
        <w:r>
          <w:rPr>
            <w:noProof/>
            <w:webHidden/>
          </w:rPr>
          <w:fldChar w:fldCharType="begin"/>
        </w:r>
        <w:r>
          <w:rPr>
            <w:noProof/>
            <w:webHidden/>
          </w:rPr>
          <w:instrText xml:space="preserve"> PAGEREF _Toc229695636 \h </w:instrText>
        </w:r>
        <w:r>
          <w:rPr>
            <w:noProof/>
            <w:webHidden/>
          </w:rPr>
        </w:r>
        <w:r>
          <w:rPr>
            <w:noProof/>
            <w:webHidden/>
          </w:rPr>
          <w:fldChar w:fldCharType="separate"/>
        </w:r>
        <w:r>
          <w:rPr>
            <w:noProof/>
            <w:webHidden/>
          </w:rPr>
          <w:t>16</w:t>
        </w:r>
        <w:r>
          <w:rPr>
            <w:noProof/>
            <w:webHidden/>
          </w:rPr>
          <w:fldChar w:fldCharType="end"/>
        </w:r>
      </w:hyperlink>
    </w:p>
    <w:p w14:paraId="4C54FC1B"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37" w:history="1">
        <w:r>
          <w:rPr>
            <w:rStyle w:val="Hyperlink"/>
            <w:noProof/>
          </w:rPr>
          <w:t>Data Handling</w:t>
        </w:r>
        <w:r>
          <w:rPr>
            <w:noProof/>
            <w:webHidden/>
          </w:rPr>
          <w:tab/>
        </w:r>
        <w:r>
          <w:rPr>
            <w:noProof/>
            <w:webHidden/>
          </w:rPr>
          <w:fldChar w:fldCharType="begin"/>
        </w:r>
        <w:r>
          <w:rPr>
            <w:noProof/>
            <w:webHidden/>
          </w:rPr>
          <w:instrText xml:space="preserve"> PAGEREF _Toc229695637 \h </w:instrText>
        </w:r>
        <w:r>
          <w:rPr>
            <w:noProof/>
            <w:webHidden/>
          </w:rPr>
        </w:r>
        <w:r>
          <w:rPr>
            <w:noProof/>
            <w:webHidden/>
          </w:rPr>
          <w:fldChar w:fldCharType="separate"/>
        </w:r>
        <w:r>
          <w:rPr>
            <w:noProof/>
            <w:webHidden/>
          </w:rPr>
          <w:t>16</w:t>
        </w:r>
        <w:r>
          <w:rPr>
            <w:noProof/>
            <w:webHidden/>
          </w:rPr>
          <w:fldChar w:fldCharType="end"/>
        </w:r>
      </w:hyperlink>
    </w:p>
    <w:p w14:paraId="73587504"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38" w:history="1">
        <w:r>
          <w:rPr>
            <w:rStyle w:val="Hyperlink"/>
            <w:noProof/>
          </w:rPr>
          <w:t>Sentiment &amp; Aspect Analysis</w:t>
        </w:r>
        <w:r>
          <w:rPr>
            <w:noProof/>
            <w:webHidden/>
          </w:rPr>
          <w:tab/>
        </w:r>
        <w:r>
          <w:rPr>
            <w:noProof/>
            <w:webHidden/>
          </w:rPr>
          <w:fldChar w:fldCharType="begin"/>
        </w:r>
        <w:r>
          <w:rPr>
            <w:noProof/>
            <w:webHidden/>
          </w:rPr>
          <w:instrText xml:space="preserve"> PAGEREF _Toc229695638 \h </w:instrText>
        </w:r>
        <w:r>
          <w:rPr>
            <w:noProof/>
            <w:webHidden/>
          </w:rPr>
        </w:r>
        <w:r>
          <w:rPr>
            <w:noProof/>
            <w:webHidden/>
          </w:rPr>
          <w:fldChar w:fldCharType="separate"/>
        </w:r>
        <w:r>
          <w:rPr>
            <w:noProof/>
            <w:webHidden/>
          </w:rPr>
          <w:t>16</w:t>
        </w:r>
        <w:r>
          <w:rPr>
            <w:noProof/>
            <w:webHidden/>
          </w:rPr>
          <w:fldChar w:fldCharType="end"/>
        </w:r>
      </w:hyperlink>
    </w:p>
    <w:p w14:paraId="238E1929"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39" w:history="1">
        <w:r>
          <w:rPr>
            <w:rStyle w:val="Hyperlink"/>
            <w:noProof/>
          </w:rPr>
          <w:t>Dashboard &amp; Reporting</w:t>
        </w:r>
        <w:r>
          <w:rPr>
            <w:noProof/>
            <w:webHidden/>
          </w:rPr>
          <w:tab/>
        </w:r>
        <w:r>
          <w:rPr>
            <w:noProof/>
            <w:webHidden/>
          </w:rPr>
          <w:fldChar w:fldCharType="begin"/>
        </w:r>
        <w:r>
          <w:rPr>
            <w:noProof/>
            <w:webHidden/>
          </w:rPr>
          <w:instrText xml:space="preserve"> PAGEREF _Toc229695639 \h </w:instrText>
        </w:r>
        <w:r>
          <w:rPr>
            <w:noProof/>
            <w:webHidden/>
          </w:rPr>
        </w:r>
        <w:r>
          <w:rPr>
            <w:noProof/>
            <w:webHidden/>
          </w:rPr>
          <w:fldChar w:fldCharType="separate"/>
        </w:r>
        <w:r>
          <w:rPr>
            <w:noProof/>
            <w:webHidden/>
          </w:rPr>
          <w:t>16</w:t>
        </w:r>
        <w:r>
          <w:rPr>
            <w:noProof/>
            <w:webHidden/>
          </w:rPr>
          <w:fldChar w:fldCharType="end"/>
        </w:r>
      </w:hyperlink>
    </w:p>
    <w:p w14:paraId="1D67F35E"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40" w:history="1">
        <w:r>
          <w:rPr>
            <w:rStyle w:val="Hyperlink"/>
            <w:noProof/>
          </w:rPr>
          <w:t>User Roles &amp; Feedback</w:t>
        </w:r>
        <w:r>
          <w:rPr>
            <w:noProof/>
            <w:webHidden/>
          </w:rPr>
          <w:tab/>
        </w:r>
        <w:r>
          <w:rPr>
            <w:noProof/>
            <w:webHidden/>
          </w:rPr>
          <w:fldChar w:fldCharType="begin"/>
        </w:r>
        <w:r>
          <w:rPr>
            <w:noProof/>
            <w:webHidden/>
          </w:rPr>
          <w:instrText xml:space="preserve"> PAGEREF _Toc229695640 \h </w:instrText>
        </w:r>
        <w:r>
          <w:rPr>
            <w:noProof/>
            <w:webHidden/>
          </w:rPr>
        </w:r>
        <w:r>
          <w:rPr>
            <w:noProof/>
            <w:webHidden/>
          </w:rPr>
          <w:fldChar w:fldCharType="separate"/>
        </w:r>
        <w:r>
          <w:rPr>
            <w:noProof/>
            <w:webHidden/>
          </w:rPr>
          <w:t>16</w:t>
        </w:r>
        <w:r>
          <w:rPr>
            <w:noProof/>
            <w:webHidden/>
          </w:rPr>
          <w:fldChar w:fldCharType="end"/>
        </w:r>
      </w:hyperlink>
    </w:p>
    <w:p w14:paraId="37F01CD7"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41" w:history="1">
        <w:r>
          <w:rPr>
            <w:rStyle w:val="Hyperlink"/>
            <w:noProof/>
          </w:rPr>
          <w:t>3.4 Non-Functional Requirements</w:t>
        </w:r>
        <w:r>
          <w:rPr>
            <w:noProof/>
            <w:webHidden/>
          </w:rPr>
          <w:tab/>
        </w:r>
        <w:r>
          <w:rPr>
            <w:noProof/>
            <w:webHidden/>
          </w:rPr>
          <w:fldChar w:fldCharType="begin"/>
        </w:r>
        <w:r>
          <w:rPr>
            <w:noProof/>
            <w:webHidden/>
          </w:rPr>
          <w:instrText xml:space="preserve"> PAGEREF _Toc229695641 \h </w:instrText>
        </w:r>
        <w:r>
          <w:rPr>
            <w:noProof/>
            <w:webHidden/>
          </w:rPr>
        </w:r>
        <w:r>
          <w:rPr>
            <w:noProof/>
            <w:webHidden/>
          </w:rPr>
          <w:fldChar w:fldCharType="separate"/>
        </w:r>
        <w:r>
          <w:rPr>
            <w:noProof/>
            <w:webHidden/>
          </w:rPr>
          <w:t>17</w:t>
        </w:r>
        <w:r>
          <w:rPr>
            <w:noProof/>
            <w:webHidden/>
          </w:rPr>
          <w:fldChar w:fldCharType="end"/>
        </w:r>
      </w:hyperlink>
    </w:p>
    <w:p w14:paraId="118F26B8"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42" w:history="1">
        <w:r>
          <w:rPr>
            <w:rStyle w:val="Hyperlink"/>
            <w:noProof/>
          </w:rPr>
          <w:t>Performance</w:t>
        </w:r>
        <w:r>
          <w:rPr>
            <w:noProof/>
            <w:webHidden/>
          </w:rPr>
          <w:tab/>
        </w:r>
        <w:r>
          <w:rPr>
            <w:noProof/>
            <w:webHidden/>
          </w:rPr>
          <w:fldChar w:fldCharType="begin"/>
        </w:r>
        <w:r>
          <w:rPr>
            <w:noProof/>
            <w:webHidden/>
          </w:rPr>
          <w:instrText xml:space="preserve"> PAGEREF _Toc229695642 \h </w:instrText>
        </w:r>
        <w:r>
          <w:rPr>
            <w:noProof/>
            <w:webHidden/>
          </w:rPr>
        </w:r>
        <w:r>
          <w:rPr>
            <w:noProof/>
            <w:webHidden/>
          </w:rPr>
          <w:fldChar w:fldCharType="separate"/>
        </w:r>
        <w:r>
          <w:rPr>
            <w:noProof/>
            <w:webHidden/>
          </w:rPr>
          <w:t>17</w:t>
        </w:r>
        <w:r>
          <w:rPr>
            <w:noProof/>
            <w:webHidden/>
          </w:rPr>
          <w:fldChar w:fldCharType="end"/>
        </w:r>
      </w:hyperlink>
    </w:p>
    <w:p w14:paraId="3BCD26AD"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43" w:history="1">
        <w:r>
          <w:rPr>
            <w:rStyle w:val="Hyperlink"/>
            <w:noProof/>
          </w:rPr>
          <w:t>Usability</w:t>
        </w:r>
        <w:r>
          <w:rPr>
            <w:noProof/>
            <w:webHidden/>
          </w:rPr>
          <w:tab/>
        </w:r>
        <w:r>
          <w:rPr>
            <w:noProof/>
            <w:webHidden/>
          </w:rPr>
          <w:fldChar w:fldCharType="begin"/>
        </w:r>
        <w:r>
          <w:rPr>
            <w:noProof/>
            <w:webHidden/>
          </w:rPr>
          <w:instrText xml:space="preserve"> PAGEREF _Toc229695643 \h </w:instrText>
        </w:r>
        <w:r>
          <w:rPr>
            <w:noProof/>
            <w:webHidden/>
          </w:rPr>
        </w:r>
        <w:r>
          <w:rPr>
            <w:noProof/>
            <w:webHidden/>
          </w:rPr>
          <w:fldChar w:fldCharType="separate"/>
        </w:r>
        <w:r>
          <w:rPr>
            <w:noProof/>
            <w:webHidden/>
          </w:rPr>
          <w:t>17</w:t>
        </w:r>
        <w:r>
          <w:rPr>
            <w:noProof/>
            <w:webHidden/>
          </w:rPr>
          <w:fldChar w:fldCharType="end"/>
        </w:r>
      </w:hyperlink>
    </w:p>
    <w:p w14:paraId="48519FC7"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44" w:history="1">
        <w:r>
          <w:rPr>
            <w:rStyle w:val="Hyperlink"/>
            <w:noProof/>
          </w:rPr>
          <w:t>Accuracy &amp; Quality</w:t>
        </w:r>
        <w:r>
          <w:rPr>
            <w:noProof/>
            <w:webHidden/>
          </w:rPr>
          <w:tab/>
        </w:r>
        <w:r>
          <w:rPr>
            <w:noProof/>
            <w:webHidden/>
          </w:rPr>
          <w:fldChar w:fldCharType="begin"/>
        </w:r>
        <w:r>
          <w:rPr>
            <w:noProof/>
            <w:webHidden/>
          </w:rPr>
          <w:instrText xml:space="preserve"> PAGEREF _Toc229695644 \h </w:instrText>
        </w:r>
        <w:r>
          <w:rPr>
            <w:noProof/>
            <w:webHidden/>
          </w:rPr>
        </w:r>
        <w:r>
          <w:rPr>
            <w:noProof/>
            <w:webHidden/>
          </w:rPr>
          <w:fldChar w:fldCharType="separate"/>
        </w:r>
        <w:r>
          <w:rPr>
            <w:noProof/>
            <w:webHidden/>
          </w:rPr>
          <w:t>17</w:t>
        </w:r>
        <w:r>
          <w:rPr>
            <w:noProof/>
            <w:webHidden/>
          </w:rPr>
          <w:fldChar w:fldCharType="end"/>
        </w:r>
      </w:hyperlink>
    </w:p>
    <w:p w14:paraId="7E6B6277"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45" w:history="1">
        <w:r>
          <w:rPr>
            <w:rStyle w:val="Hyperlink"/>
            <w:noProof/>
          </w:rPr>
          <w:t>Security</w:t>
        </w:r>
        <w:r>
          <w:rPr>
            <w:noProof/>
            <w:webHidden/>
          </w:rPr>
          <w:tab/>
        </w:r>
        <w:r>
          <w:rPr>
            <w:noProof/>
            <w:webHidden/>
          </w:rPr>
          <w:fldChar w:fldCharType="begin"/>
        </w:r>
        <w:r>
          <w:rPr>
            <w:noProof/>
            <w:webHidden/>
          </w:rPr>
          <w:instrText xml:space="preserve"> PAGEREF _Toc229695645 \h </w:instrText>
        </w:r>
        <w:r>
          <w:rPr>
            <w:noProof/>
            <w:webHidden/>
          </w:rPr>
        </w:r>
        <w:r>
          <w:rPr>
            <w:noProof/>
            <w:webHidden/>
          </w:rPr>
          <w:fldChar w:fldCharType="separate"/>
        </w:r>
        <w:r>
          <w:rPr>
            <w:noProof/>
            <w:webHidden/>
          </w:rPr>
          <w:t>17</w:t>
        </w:r>
        <w:r>
          <w:rPr>
            <w:noProof/>
            <w:webHidden/>
          </w:rPr>
          <w:fldChar w:fldCharType="end"/>
        </w:r>
      </w:hyperlink>
    </w:p>
    <w:p w14:paraId="78AD72E0"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46" w:history="1">
        <w:r>
          <w:rPr>
            <w:rStyle w:val="Hyperlink"/>
            <w:noProof/>
          </w:rPr>
          <w:t>Reliability &amp; Availability</w:t>
        </w:r>
        <w:r>
          <w:rPr>
            <w:noProof/>
            <w:webHidden/>
          </w:rPr>
          <w:tab/>
        </w:r>
        <w:r>
          <w:rPr>
            <w:noProof/>
            <w:webHidden/>
          </w:rPr>
          <w:fldChar w:fldCharType="begin"/>
        </w:r>
        <w:r>
          <w:rPr>
            <w:noProof/>
            <w:webHidden/>
          </w:rPr>
          <w:instrText xml:space="preserve"> PAGEREF _Toc229695646 \h </w:instrText>
        </w:r>
        <w:r>
          <w:rPr>
            <w:noProof/>
            <w:webHidden/>
          </w:rPr>
        </w:r>
        <w:r>
          <w:rPr>
            <w:noProof/>
            <w:webHidden/>
          </w:rPr>
          <w:fldChar w:fldCharType="separate"/>
        </w:r>
        <w:r>
          <w:rPr>
            <w:noProof/>
            <w:webHidden/>
          </w:rPr>
          <w:t>17</w:t>
        </w:r>
        <w:r>
          <w:rPr>
            <w:noProof/>
            <w:webHidden/>
          </w:rPr>
          <w:fldChar w:fldCharType="end"/>
        </w:r>
      </w:hyperlink>
    </w:p>
    <w:p w14:paraId="311D0120"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47" w:history="1">
        <w:r>
          <w:rPr>
            <w:rStyle w:val="Hyperlink"/>
            <w:noProof/>
          </w:rPr>
          <w:t>Maintainability &amp; Scalability</w:t>
        </w:r>
        <w:r>
          <w:rPr>
            <w:noProof/>
            <w:webHidden/>
          </w:rPr>
          <w:tab/>
        </w:r>
        <w:r>
          <w:rPr>
            <w:noProof/>
            <w:webHidden/>
          </w:rPr>
          <w:fldChar w:fldCharType="begin"/>
        </w:r>
        <w:r>
          <w:rPr>
            <w:noProof/>
            <w:webHidden/>
          </w:rPr>
          <w:instrText xml:space="preserve"> PAGEREF _Toc229695647 \h </w:instrText>
        </w:r>
        <w:r>
          <w:rPr>
            <w:noProof/>
            <w:webHidden/>
          </w:rPr>
        </w:r>
        <w:r>
          <w:rPr>
            <w:noProof/>
            <w:webHidden/>
          </w:rPr>
          <w:fldChar w:fldCharType="separate"/>
        </w:r>
        <w:r>
          <w:rPr>
            <w:noProof/>
            <w:webHidden/>
          </w:rPr>
          <w:t>17</w:t>
        </w:r>
        <w:r>
          <w:rPr>
            <w:noProof/>
            <w:webHidden/>
          </w:rPr>
          <w:fldChar w:fldCharType="end"/>
        </w:r>
      </w:hyperlink>
    </w:p>
    <w:p w14:paraId="40C0E4F1"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48" w:history="1">
        <w:r>
          <w:rPr>
            <w:rStyle w:val="Hyperlink"/>
            <w:noProof/>
          </w:rPr>
          <w:t>3.5 Use Case Model</w:t>
        </w:r>
        <w:r>
          <w:rPr>
            <w:noProof/>
            <w:webHidden/>
          </w:rPr>
          <w:tab/>
        </w:r>
        <w:r>
          <w:rPr>
            <w:noProof/>
            <w:webHidden/>
          </w:rPr>
          <w:fldChar w:fldCharType="begin"/>
        </w:r>
        <w:r>
          <w:rPr>
            <w:noProof/>
            <w:webHidden/>
          </w:rPr>
          <w:instrText xml:space="preserve"> PAGEREF _Toc229695648 \h </w:instrText>
        </w:r>
        <w:r>
          <w:rPr>
            <w:noProof/>
            <w:webHidden/>
          </w:rPr>
        </w:r>
        <w:r>
          <w:rPr>
            <w:noProof/>
            <w:webHidden/>
          </w:rPr>
          <w:fldChar w:fldCharType="separate"/>
        </w:r>
        <w:r>
          <w:rPr>
            <w:noProof/>
            <w:webHidden/>
          </w:rPr>
          <w:t>18</w:t>
        </w:r>
        <w:r>
          <w:rPr>
            <w:noProof/>
            <w:webHidden/>
          </w:rPr>
          <w:fldChar w:fldCharType="end"/>
        </w:r>
      </w:hyperlink>
    </w:p>
    <w:p w14:paraId="431BD3DB"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49" w:history="1">
        <w:r>
          <w:rPr>
            <w:rStyle w:val="Hyperlink"/>
            <w:noProof/>
          </w:rPr>
          <w:t>3.5.1 Use Case Diagram</w:t>
        </w:r>
        <w:r>
          <w:rPr>
            <w:noProof/>
            <w:webHidden/>
          </w:rPr>
          <w:tab/>
        </w:r>
        <w:r>
          <w:rPr>
            <w:noProof/>
            <w:webHidden/>
          </w:rPr>
          <w:fldChar w:fldCharType="begin"/>
        </w:r>
        <w:r>
          <w:rPr>
            <w:noProof/>
            <w:webHidden/>
          </w:rPr>
          <w:instrText xml:space="preserve"> PAGEREF _Toc229695649 \h </w:instrText>
        </w:r>
        <w:r>
          <w:rPr>
            <w:noProof/>
            <w:webHidden/>
          </w:rPr>
        </w:r>
        <w:r>
          <w:rPr>
            <w:noProof/>
            <w:webHidden/>
          </w:rPr>
          <w:fldChar w:fldCharType="separate"/>
        </w:r>
        <w:r>
          <w:rPr>
            <w:noProof/>
            <w:webHidden/>
          </w:rPr>
          <w:t>18</w:t>
        </w:r>
        <w:r>
          <w:rPr>
            <w:noProof/>
            <w:webHidden/>
          </w:rPr>
          <w:fldChar w:fldCharType="end"/>
        </w:r>
      </w:hyperlink>
    </w:p>
    <w:p w14:paraId="1D9B5E63"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50" w:history="1">
        <w:r>
          <w:rPr>
            <w:rStyle w:val="Hyperlink"/>
            <w:noProof/>
          </w:rPr>
          <w:t>3.5.2 Use Case Descriptions</w:t>
        </w:r>
        <w:r>
          <w:rPr>
            <w:noProof/>
            <w:webHidden/>
          </w:rPr>
          <w:tab/>
        </w:r>
        <w:r>
          <w:rPr>
            <w:noProof/>
            <w:webHidden/>
          </w:rPr>
          <w:fldChar w:fldCharType="begin"/>
        </w:r>
        <w:r>
          <w:rPr>
            <w:noProof/>
            <w:webHidden/>
          </w:rPr>
          <w:instrText xml:space="preserve"> PAGEREF _Toc229695650 \h </w:instrText>
        </w:r>
        <w:r>
          <w:rPr>
            <w:noProof/>
            <w:webHidden/>
          </w:rPr>
        </w:r>
        <w:r>
          <w:rPr>
            <w:noProof/>
            <w:webHidden/>
          </w:rPr>
          <w:fldChar w:fldCharType="separate"/>
        </w:r>
        <w:r>
          <w:rPr>
            <w:noProof/>
            <w:webHidden/>
          </w:rPr>
          <w:t>19</w:t>
        </w:r>
        <w:r>
          <w:rPr>
            <w:noProof/>
            <w:webHidden/>
          </w:rPr>
          <w:fldChar w:fldCharType="end"/>
        </w:r>
      </w:hyperlink>
    </w:p>
    <w:p w14:paraId="6C80D008"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51" w:history="1">
        <w:r>
          <w:rPr>
            <w:rStyle w:val="Hyperlink"/>
            <w:noProof/>
          </w:rPr>
          <w:t>3.6 Prototyping &amp; Feasibility Testing</w:t>
        </w:r>
        <w:r>
          <w:rPr>
            <w:noProof/>
            <w:webHidden/>
          </w:rPr>
          <w:tab/>
        </w:r>
        <w:r>
          <w:rPr>
            <w:noProof/>
            <w:webHidden/>
          </w:rPr>
          <w:fldChar w:fldCharType="begin"/>
        </w:r>
        <w:r>
          <w:rPr>
            <w:noProof/>
            <w:webHidden/>
          </w:rPr>
          <w:instrText xml:space="preserve"> PAGEREF _Toc229695651 \h </w:instrText>
        </w:r>
        <w:r>
          <w:rPr>
            <w:noProof/>
            <w:webHidden/>
          </w:rPr>
        </w:r>
        <w:r>
          <w:rPr>
            <w:noProof/>
            <w:webHidden/>
          </w:rPr>
          <w:fldChar w:fldCharType="separate"/>
        </w:r>
        <w:r>
          <w:rPr>
            <w:noProof/>
            <w:webHidden/>
          </w:rPr>
          <w:t>28</w:t>
        </w:r>
        <w:r>
          <w:rPr>
            <w:noProof/>
            <w:webHidden/>
          </w:rPr>
          <w:fldChar w:fldCharType="end"/>
        </w:r>
      </w:hyperlink>
    </w:p>
    <w:p w14:paraId="24B9BB78" w14:textId="77777777" w:rsidR="00683F98" w:rsidRDefault="00683F98">
      <w:pPr>
        <w:pStyle w:val="TOC1"/>
        <w:rPr>
          <w:rFonts w:asciiTheme="minorHAnsi" w:eastAsiaTheme="minorEastAsia" w:hAnsiTheme="minorHAnsi" w:cstheme="minorBidi"/>
          <w:b w:val="0"/>
          <w:bCs w:val="0"/>
          <w:caps w:val="0"/>
          <w:noProof/>
          <w:kern w:val="2"/>
          <w:szCs w:val="24"/>
          <w:lang w:val="en-US"/>
          <w14:ligatures w14:val="standardContextual"/>
        </w:rPr>
      </w:pPr>
      <w:hyperlink w:anchor="_Toc229695652" w:history="1">
        <w:r>
          <w:rPr>
            <w:rStyle w:val="Hyperlink"/>
            <w:noProof/>
          </w:rPr>
          <w:t>Chapter 4: System Design</w:t>
        </w:r>
        <w:r>
          <w:rPr>
            <w:noProof/>
            <w:webHidden/>
          </w:rPr>
          <w:tab/>
        </w:r>
        <w:r>
          <w:rPr>
            <w:noProof/>
            <w:webHidden/>
          </w:rPr>
          <w:fldChar w:fldCharType="begin"/>
        </w:r>
        <w:r>
          <w:rPr>
            <w:noProof/>
            <w:webHidden/>
          </w:rPr>
          <w:instrText xml:space="preserve"> PAGEREF _Toc229695652 \h </w:instrText>
        </w:r>
        <w:r>
          <w:rPr>
            <w:noProof/>
            <w:webHidden/>
          </w:rPr>
        </w:r>
        <w:r>
          <w:rPr>
            <w:noProof/>
            <w:webHidden/>
          </w:rPr>
          <w:fldChar w:fldCharType="separate"/>
        </w:r>
        <w:r>
          <w:rPr>
            <w:noProof/>
            <w:webHidden/>
          </w:rPr>
          <w:t>29</w:t>
        </w:r>
        <w:r>
          <w:rPr>
            <w:noProof/>
            <w:webHidden/>
          </w:rPr>
          <w:fldChar w:fldCharType="end"/>
        </w:r>
      </w:hyperlink>
    </w:p>
    <w:p w14:paraId="0459A81D"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53" w:history="1">
        <w:r>
          <w:rPr>
            <w:rStyle w:val="Hyperlink"/>
            <w:noProof/>
          </w:rPr>
          <w:t>4.1 System Architecture</w:t>
        </w:r>
        <w:r>
          <w:rPr>
            <w:noProof/>
            <w:webHidden/>
          </w:rPr>
          <w:tab/>
        </w:r>
        <w:r>
          <w:rPr>
            <w:noProof/>
            <w:webHidden/>
          </w:rPr>
          <w:fldChar w:fldCharType="begin"/>
        </w:r>
        <w:r>
          <w:rPr>
            <w:noProof/>
            <w:webHidden/>
          </w:rPr>
          <w:instrText xml:space="preserve"> PAGEREF _Toc229695653 \h </w:instrText>
        </w:r>
        <w:r>
          <w:rPr>
            <w:noProof/>
            <w:webHidden/>
          </w:rPr>
        </w:r>
        <w:r>
          <w:rPr>
            <w:noProof/>
            <w:webHidden/>
          </w:rPr>
          <w:fldChar w:fldCharType="separate"/>
        </w:r>
        <w:r>
          <w:rPr>
            <w:noProof/>
            <w:webHidden/>
          </w:rPr>
          <w:t>29</w:t>
        </w:r>
        <w:r>
          <w:rPr>
            <w:noProof/>
            <w:webHidden/>
          </w:rPr>
          <w:fldChar w:fldCharType="end"/>
        </w:r>
      </w:hyperlink>
    </w:p>
    <w:p w14:paraId="7E9318E1"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54" w:history="1">
        <w:r>
          <w:rPr>
            <w:rStyle w:val="Hyperlink"/>
            <w:noProof/>
          </w:rPr>
          <w:t>4.2 System Design</w:t>
        </w:r>
        <w:r>
          <w:rPr>
            <w:noProof/>
            <w:webHidden/>
          </w:rPr>
          <w:tab/>
        </w:r>
        <w:r>
          <w:rPr>
            <w:noProof/>
            <w:webHidden/>
          </w:rPr>
          <w:fldChar w:fldCharType="begin"/>
        </w:r>
        <w:r>
          <w:rPr>
            <w:noProof/>
            <w:webHidden/>
          </w:rPr>
          <w:instrText xml:space="preserve"> PAGEREF _Toc229695654 \h </w:instrText>
        </w:r>
        <w:r>
          <w:rPr>
            <w:noProof/>
            <w:webHidden/>
          </w:rPr>
        </w:r>
        <w:r>
          <w:rPr>
            <w:noProof/>
            <w:webHidden/>
          </w:rPr>
          <w:fldChar w:fldCharType="separate"/>
        </w:r>
        <w:r>
          <w:rPr>
            <w:noProof/>
            <w:webHidden/>
          </w:rPr>
          <w:t>29</w:t>
        </w:r>
        <w:r>
          <w:rPr>
            <w:noProof/>
            <w:webHidden/>
          </w:rPr>
          <w:fldChar w:fldCharType="end"/>
        </w:r>
      </w:hyperlink>
    </w:p>
    <w:p w14:paraId="6C2E605A"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55" w:history="1">
        <w:r>
          <w:rPr>
            <w:rStyle w:val="Hyperlink"/>
            <w:noProof/>
          </w:rPr>
          <w:t>4.2.1 Domain Class Diagram</w:t>
        </w:r>
        <w:r>
          <w:rPr>
            <w:noProof/>
            <w:webHidden/>
          </w:rPr>
          <w:tab/>
        </w:r>
        <w:r>
          <w:rPr>
            <w:noProof/>
            <w:webHidden/>
          </w:rPr>
          <w:fldChar w:fldCharType="begin"/>
        </w:r>
        <w:r>
          <w:rPr>
            <w:noProof/>
            <w:webHidden/>
          </w:rPr>
          <w:instrText xml:space="preserve"> PAGEREF _Toc229695655 \h </w:instrText>
        </w:r>
        <w:r>
          <w:rPr>
            <w:noProof/>
            <w:webHidden/>
          </w:rPr>
        </w:r>
        <w:r>
          <w:rPr>
            <w:noProof/>
            <w:webHidden/>
          </w:rPr>
          <w:fldChar w:fldCharType="separate"/>
        </w:r>
        <w:r>
          <w:rPr>
            <w:noProof/>
            <w:webHidden/>
          </w:rPr>
          <w:t>29</w:t>
        </w:r>
        <w:r>
          <w:rPr>
            <w:noProof/>
            <w:webHidden/>
          </w:rPr>
          <w:fldChar w:fldCharType="end"/>
        </w:r>
      </w:hyperlink>
    </w:p>
    <w:p w14:paraId="4A335D32"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56" w:history="1">
        <w:r>
          <w:rPr>
            <w:rStyle w:val="Hyperlink"/>
            <w:noProof/>
          </w:rPr>
          <w:t>4.2.2 Sequence Diagrams</w:t>
        </w:r>
        <w:r>
          <w:rPr>
            <w:noProof/>
            <w:webHidden/>
          </w:rPr>
          <w:tab/>
        </w:r>
        <w:r>
          <w:rPr>
            <w:noProof/>
            <w:webHidden/>
          </w:rPr>
          <w:fldChar w:fldCharType="begin"/>
        </w:r>
        <w:r>
          <w:rPr>
            <w:noProof/>
            <w:webHidden/>
          </w:rPr>
          <w:instrText xml:space="preserve"> PAGEREF _Toc229695656 \h </w:instrText>
        </w:r>
        <w:r>
          <w:rPr>
            <w:noProof/>
            <w:webHidden/>
          </w:rPr>
        </w:r>
        <w:r>
          <w:rPr>
            <w:noProof/>
            <w:webHidden/>
          </w:rPr>
          <w:fldChar w:fldCharType="separate"/>
        </w:r>
        <w:r>
          <w:rPr>
            <w:noProof/>
            <w:webHidden/>
          </w:rPr>
          <w:t>30</w:t>
        </w:r>
        <w:r>
          <w:rPr>
            <w:noProof/>
            <w:webHidden/>
          </w:rPr>
          <w:fldChar w:fldCharType="end"/>
        </w:r>
      </w:hyperlink>
    </w:p>
    <w:p w14:paraId="2F8B34C9"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57" w:history="1">
        <w:r>
          <w:rPr>
            <w:rStyle w:val="Hyperlink"/>
            <w:noProof/>
          </w:rPr>
          <w:t>4.2.3 Activity Diagrams</w:t>
        </w:r>
        <w:r>
          <w:rPr>
            <w:noProof/>
            <w:webHidden/>
          </w:rPr>
          <w:tab/>
        </w:r>
        <w:r>
          <w:rPr>
            <w:noProof/>
            <w:webHidden/>
          </w:rPr>
          <w:fldChar w:fldCharType="begin"/>
        </w:r>
        <w:r>
          <w:rPr>
            <w:noProof/>
            <w:webHidden/>
          </w:rPr>
          <w:instrText xml:space="preserve"> PAGEREF _Toc229695657 \h </w:instrText>
        </w:r>
        <w:r>
          <w:rPr>
            <w:noProof/>
            <w:webHidden/>
          </w:rPr>
        </w:r>
        <w:r>
          <w:rPr>
            <w:noProof/>
            <w:webHidden/>
          </w:rPr>
          <w:fldChar w:fldCharType="separate"/>
        </w:r>
        <w:r>
          <w:rPr>
            <w:noProof/>
            <w:webHidden/>
          </w:rPr>
          <w:t>35</w:t>
        </w:r>
        <w:r>
          <w:rPr>
            <w:noProof/>
            <w:webHidden/>
          </w:rPr>
          <w:fldChar w:fldCharType="end"/>
        </w:r>
      </w:hyperlink>
    </w:p>
    <w:p w14:paraId="0A74D2E6"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58" w:history="1">
        <w:r>
          <w:rPr>
            <w:rStyle w:val="Hyperlink"/>
            <w:noProof/>
          </w:rPr>
          <w:t>4.2.4 Entity-Relationship Diagram</w:t>
        </w:r>
        <w:r>
          <w:rPr>
            <w:noProof/>
            <w:webHidden/>
          </w:rPr>
          <w:tab/>
        </w:r>
        <w:r>
          <w:rPr>
            <w:noProof/>
            <w:webHidden/>
          </w:rPr>
          <w:fldChar w:fldCharType="begin"/>
        </w:r>
        <w:r>
          <w:rPr>
            <w:noProof/>
            <w:webHidden/>
          </w:rPr>
          <w:instrText xml:space="preserve"> PAGEREF _Toc229695658 \h </w:instrText>
        </w:r>
        <w:r>
          <w:rPr>
            <w:noProof/>
            <w:webHidden/>
          </w:rPr>
        </w:r>
        <w:r>
          <w:rPr>
            <w:noProof/>
            <w:webHidden/>
          </w:rPr>
          <w:fldChar w:fldCharType="separate"/>
        </w:r>
        <w:r>
          <w:rPr>
            <w:noProof/>
            <w:webHidden/>
          </w:rPr>
          <w:t>38</w:t>
        </w:r>
        <w:r>
          <w:rPr>
            <w:noProof/>
            <w:webHidden/>
          </w:rPr>
          <w:fldChar w:fldCharType="end"/>
        </w:r>
      </w:hyperlink>
    </w:p>
    <w:p w14:paraId="3ECB66CB"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59" w:history="1">
        <w:r>
          <w:rPr>
            <w:rStyle w:val="Hyperlink"/>
            <w:noProof/>
          </w:rPr>
          <w:t>4.2.5 Relational Model</w:t>
        </w:r>
        <w:r>
          <w:rPr>
            <w:noProof/>
            <w:webHidden/>
          </w:rPr>
          <w:tab/>
        </w:r>
        <w:r>
          <w:rPr>
            <w:noProof/>
            <w:webHidden/>
          </w:rPr>
          <w:fldChar w:fldCharType="begin"/>
        </w:r>
        <w:r>
          <w:rPr>
            <w:noProof/>
            <w:webHidden/>
          </w:rPr>
          <w:instrText xml:space="preserve"> PAGEREF _Toc229695659 \h </w:instrText>
        </w:r>
        <w:r>
          <w:rPr>
            <w:noProof/>
            <w:webHidden/>
          </w:rPr>
        </w:r>
        <w:r>
          <w:rPr>
            <w:noProof/>
            <w:webHidden/>
          </w:rPr>
          <w:fldChar w:fldCharType="separate"/>
        </w:r>
        <w:r>
          <w:rPr>
            <w:noProof/>
            <w:webHidden/>
          </w:rPr>
          <w:t>39</w:t>
        </w:r>
        <w:r>
          <w:rPr>
            <w:noProof/>
            <w:webHidden/>
          </w:rPr>
          <w:fldChar w:fldCharType="end"/>
        </w:r>
      </w:hyperlink>
    </w:p>
    <w:p w14:paraId="1C335E27"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60" w:history="1">
        <w:r>
          <w:rPr>
            <w:rStyle w:val="Hyperlink"/>
            <w:noProof/>
          </w:rPr>
          <w:t>4.2.6 UI Mockups</w:t>
        </w:r>
        <w:r>
          <w:rPr>
            <w:noProof/>
            <w:webHidden/>
          </w:rPr>
          <w:tab/>
        </w:r>
        <w:r>
          <w:rPr>
            <w:noProof/>
            <w:webHidden/>
          </w:rPr>
          <w:fldChar w:fldCharType="begin"/>
        </w:r>
        <w:r>
          <w:rPr>
            <w:noProof/>
            <w:webHidden/>
          </w:rPr>
          <w:instrText xml:space="preserve"> PAGEREF _Toc229695660 \h </w:instrText>
        </w:r>
        <w:r>
          <w:rPr>
            <w:noProof/>
            <w:webHidden/>
          </w:rPr>
        </w:r>
        <w:r>
          <w:rPr>
            <w:noProof/>
            <w:webHidden/>
          </w:rPr>
          <w:fldChar w:fldCharType="separate"/>
        </w:r>
        <w:r>
          <w:rPr>
            <w:noProof/>
            <w:webHidden/>
          </w:rPr>
          <w:t>40</w:t>
        </w:r>
        <w:r>
          <w:rPr>
            <w:noProof/>
            <w:webHidden/>
          </w:rPr>
          <w:fldChar w:fldCharType="end"/>
        </w:r>
      </w:hyperlink>
    </w:p>
    <w:p w14:paraId="79AFC0ED" w14:textId="77777777" w:rsidR="00683F98" w:rsidRDefault="00683F98">
      <w:pPr>
        <w:pStyle w:val="TOC1"/>
        <w:rPr>
          <w:rFonts w:asciiTheme="minorHAnsi" w:eastAsiaTheme="minorEastAsia" w:hAnsiTheme="minorHAnsi" w:cstheme="minorBidi"/>
          <w:b w:val="0"/>
          <w:bCs w:val="0"/>
          <w:caps w:val="0"/>
          <w:noProof/>
          <w:kern w:val="2"/>
          <w:szCs w:val="24"/>
          <w:lang w:val="en-US"/>
          <w14:ligatures w14:val="standardContextual"/>
        </w:rPr>
      </w:pPr>
      <w:hyperlink w:anchor="_Toc229695661" w:history="1">
        <w:r>
          <w:rPr>
            <w:rStyle w:val="Hyperlink"/>
            <w:noProof/>
          </w:rPr>
          <w:t>Chapter 5: Evaluation of Selected Large Language Models</w:t>
        </w:r>
        <w:r>
          <w:rPr>
            <w:noProof/>
            <w:webHidden/>
          </w:rPr>
          <w:tab/>
        </w:r>
        <w:r>
          <w:rPr>
            <w:noProof/>
            <w:webHidden/>
          </w:rPr>
          <w:fldChar w:fldCharType="begin"/>
        </w:r>
        <w:r>
          <w:rPr>
            <w:noProof/>
            <w:webHidden/>
          </w:rPr>
          <w:instrText xml:space="preserve"> PAGEREF _Toc229695661 \h </w:instrText>
        </w:r>
        <w:r>
          <w:rPr>
            <w:noProof/>
            <w:webHidden/>
          </w:rPr>
        </w:r>
        <w:r>
          <w:rPr>
            <w:noProof/>
            <w:webHidden/>
          </w:rPr>
          <w:fldChar w:fldCharType="separate"/>
        </w:r>
        <w:r>
          <w:rPr>
            <w:noProof/>
            <w:webHidden/>
          </w:rPr>
          <w:t>44</w:t>
        </w:r>
        <w:r>
          <w:rPr>
            <w:noProof/>
            <w:webHidden/>
          </w:rPr>
          <w:fldChar w:fldCharType="end"/>
        </w:r>
      </w:hyperlink>
    </w:p>
    <w:p w14:paraId="66893E3B"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62" w:history="1">
        <w:r>
          <w:rPr>
            <w:rStyle w:val="Hyperlink"/>
            <w:noProof/>
          </w:rPr>
          <w:t>5.1 Benchmark Design</w:t>
        </w:r>
        <w:r>
          <w:rPr>
            <w:noProof/>
            <w:webHidden/>
          </w:rPr>
          <w:tab/>
        </w:r>
        <w:r>
          <w:rPr>
            <w:noProof/>
            <w:webHidden/>
          </w:rPr>
          <w:fldChar w:fldCharType="begin"/>
        </w:r>
        <w:r>
          <w:rPr>
            <w:noProof/>
            <w:webHidden/>
          </w:rPr>
          <w:instrText xml:space="preserve"> PAGEREF _Toc229695662 \h </w:instrText>
        </w:r>
        <w:r>
          <w:rPr>
            <w:noProof/>
            <w:webHidden/>
          </w:rPr>
        </w:r>
        <w:r>
          <w:rPr>
            <w:noProof/>
            <w:webHidden/>
          </w:rPr>
          <w:fldChar w:fldCharType="separate"/>
        </w:r>
        <w:r>
          <w:rPr>
            <w:noProof/>
            <w:webHidden/>
          </w:rPr>
          <w:t>44</w:t>
        </w:r>
        <w:r>
          <w:rPr>
            <w:noProof/>
            <w:webHidden/>
          </w:rPr>
          <w:fldChar w:fldCharType="end"/>
        </w:r>
      </w:hyperlink>
    </w:p>
    <w:p w14:paraId="3A253A1F"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63" w:history="1">
        <w:r>
          <w:rPr>
            <w:rStyle w:val="Hyperlink"/>
            <w:noProof/>
          </w:rPr>
          <w:t>5.1.1 Research Question</w:t>
        </w:r>
        <w:r>
          <w:rPr>
            <w:noProof/>
            <w:webHidden/>
          </w:rPr>
          <w:tab/>
        </w:r>
        <w:r>
          <w:rPr>
            <w:noProof/>
            <w:webHidden/>
          </w:rPr>
          <w:fldChar w:fldCharType="begin"/>
        </w:r>
        <w:r>
          <w:rPr>
            <w:noProof/>
            <w:webHidden/>
          </w:rPr>
          <w:instrText xml:space="preserve"> PAGEREF _Toc229695663 \h </w:instrText>
        </w:r>
        <w:r>
          <w:rPr>
            <w:noProof/>
            <w:webHidden/>
          </w:rPr>
        </w:r>
        <w:r>
          <w:rPr>
            <w:noProof/>
            <w:webHidden/>
          </w:rPr>
          <w:fldChar w:fldCharType="separate"/>
        </w:r>
        <w:r>
          <w:rPr>
            <w:noProof/>
            <w:webHidden/>
          </w:rPr>
          <w:t>44</w:t>
        </w:r>
        <w:r>
          <w:rPr>
            <w:noProof/>
            <w:webHidden/>
          </w:rPr>
          <w:fldChar w:fldCharType="end"/>
        </w:r>
      </w:hyperlink>
    </w:p>
    <w:p w14:paraId="41338530"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64" w:history="1">
        <w:r>
          <w:rPr>
            <w:rStyle w:val="Hyperlink"/>
            <w:noProof/>
          </w:rPr>
          <w:t>5.1.2 Experimental Matrix</w:t>
        </w:r>
        <w:r>
          <w:rPr>
            <w:noProof/>
            <w:webHidden/>
          </w:rPr>
          <w:tab/>
        </w:r>
        <w:r>
          <w:rPr>
            <w:noProof/>
            <w:webHidden/>
          </w:rPr>
          <w:fldChar w:fldCharType="begin"/>
        </w:r>
        <w:r>
          <w:rPr>
            <w:noProof/>
            <w:webHidden/>
          </w:rPr>
          <w:instrText xml:space="preserve"> PAGEREF _Toc229695664 \h </w:instrText>
        </w:r>
        <w:r>
          <w:rPr>
            <w:noProof/>
            <w:webHidden/>
          </w:rPr>
        </w:r>
        <w:r>
          <w:rPr>
            <w:noProof/>
            <w:webHidden/>
          </w:rPr>
          <w:fldChar w:fldCharType="separate"/>
        </w:r>
        <w:r>
          <w:rPr>
            <w:noProof/>
            <w:webHidden/>
          </w:rPr>
          <w:t>44</w:t>
        </w:r>
        <w:r>
          <w:rPr>
            <w:noProof/>
            <w:webHidden/>
          </w:rPr>
          <w:fldChar w:fldCharType="end"/>
        </w:r>
      </w:hyperlink>
    </w:p>
    <w:p w14:paraId="708958AD"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65" w:history="1">
        <w:r>
          <w:rPr>
            <w:rStyle w:val="Hyperlink"/>
            <w:noProof/>
          </w:rPr>
          <w:t>5.1.3 Control Dataset</w:t>
        </w:r>
        <w:r>
          <w:rPr>
            <w:noProof/>
            <w:webHidden/>
          </w:rPr>
          <w:tab/>
        </w:r>
        <w:r>
          <w:rPr>
            <w:noProof/>
            <w:webHidden/>
          </w:rPr>
          <w:fldChar w:fldCharType="begin"/>
        </w:r>
        <w:r>
          <w:rPr>
            <w:noProof/>
            <w:webHidden/>
          </w:rPr>
          <w:instrText xml:space="preserve"> PAGEREF _Toc229695665 \h </w:instrText>
        </w:r>
        <w:r>
          <w:rPr>
            <w:noProof/>
            <w:webHidden/>
          </w:rPr>
        </w:r>
        <w:r>
          <w:rPr>
            <w:noProof/>
            <w:webHidden/>
          </w:rPr>
          <w:fldChar w:fldCharType="separate"/>
        </w:r>
        <w:r>
          <w:rPr>
            <w:noProof/>
            <w:webHidden/>
          </w:rPr>
          <w:t>44</w:t>
        </w:r>
        <w:r>
          <w:rPr>
            <w:noProof/>
            <w:webHidden/>
          </w:rPr>
          <w:fldChar w:fldCharType="end"/>
        </w:r>
      </w:hyperlink>
    </w:p>
    <w:p w14:paraId="601BE7AC"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66" w:history="1">
        <w:r>
          <w:rPr>
            <w:rStyle w:val="Hyperlink"/>
            <w:noProof/>
          </w:rPr>
          <w:t>5.1.4 Fairness and Reproducibility Controls</w:t>
        </w:r>
        <w:r>
          <w:rPr>
            <w:noProof/>
            <w:webHidden/>
          </w:rPr>
          <w:tab/>
        </w:r>
        <w:r>
          <w:rPr>
            <w:noProof/>
            <w:webHidden/>
          </w:rPr>
          <w:fldChar w:fldCharType="begin"/>
        </w:r>
        <w:r>
          <w:rPr>
            <w:noProof/>
            <w:webHidden/>
          </w:rPr>
          <w:instrText xml:space="preserve"> PAGEREF _Toc229695666 \h </w:instrText>
        </w:r>
        <w:r>
          <w:rPr>
            <w:noProof/>
            <w:webHidden/>
          </w:rPr>
        </w:r>
        <w:r>
          <w:rPr>
            <w:noProof/>
            <w:webHidden/>
          </w:rPr>
          <w:fldChar w:fldCharType="separate"/>
        </w:r>
        <w:r>
          <w:rPr>
            <w:noProof/>
            <w:webHidden/>
          </w:rPr>
          <w:t>45</w:t>
        </w:r>
        <w:r>
          <w:rPr>
            <w:noProof/>
            <w:webHidden/>
          </w:rPr>
          <w:fldChar w:fldCharType="end"/>
        </w:r>
      </w:hyperlink>
    </w:p>
    <w:p w14:paraId="299390DF"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67" w:history="1">
        <w:r>
          <w:rPr>
            <w:rStyle w:val="Hyperlink"/>
            <w:noProof/>
          </w:rPr>
          <w:t>5.2 Evaluation Methodology</w:t>
        </w:r>
        <w:r>
          <w:rPr>
            <w:noProof/>
            <w:webHidden/>
          </w:rPr>
          <w:tab/>
        </w:r>
        <w:r>
          <w:rPr>
            <w:noProof/>
            <w:webHidden/>
          </w:rPr>
          <w:fldChar w:fldCharType="begin"/>
        </w:r>
        <w:r>
          <w:rPr>
            <w:noProof/>
            <w:webHidden/>
          </w:rPr>
          <w:instrText xml:space="preserve"> PAGEREF _Toc229695667 \h </w:instrText>
        </w:r>
        <w:r>
          <w:rPr>
            <w:noProof/>
            <w:webHidden/>
          </w:rPr>
        </w:r>
        <w:r>
          <w:rPr>
            <w:noProof/>
            <w:webHidden/>
          </w:rPr>
          <w:fldChar w:fldCharType="separate"/>
        </w:r>
        <w:r>
          <w:rPr>
            <w:noProof/>
            <w:webHidden/>
          </w:rPr>
          <w:t>45</w:t>
        </w:r>
        <w:r>
          <w:rPr>
            <w:noProof/>
            <w:webHidden/>
          </w:rPr>
          <w:fldChar w:fldCharType="end"/>
        </w:r>
      </w:hyperlink>
    </w:p>
    <w:p w14:paraId="1D297742"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68" w:history="1">
        <w:r>
          <w:rPr>
            <w:rStyle w:val="Hyperlink"/>
            <w:noProof/>
            <w:lang w:val="en-US"/>
          </w:rPr>
          <w:t>5.2.1 Score Regression Metrics</w:t>
        </w:r>
        <w:r>
          <w:rPr>
            <w:noProof/>
            <w:webHidden/>
          </w:rPr>
          <w:tab/>
        </w:r>
        <w:r>
          <w:rPr>
            <w:noProof/>
            <w:webHidden/>
          </w:rPr>
          <w:fldChar w:fldCharType="begin"/>
        </w:r>
        <w:r>
          <w:rPr>
            <w:noProof/>
            <w:webHidden/>
          </w:rPr>
          <w:instrText xml:space="preserve"> PAGEREF _Toc229695668 \h </w:instrText>
        </w:r>
        <w:r>
          <w:rPr>
            <w:noProof/>
            <w:webHidden/>
          </w:rPr>
        </w:r>
        <w:r>
          <w:rPr>
            <w:noProof/>
            <w:webHidden/>
          </w:rPr>
          <w:fldChar w:fldCharType="separate"/>
        </w:r>
        <w:r>
          <w:rPr>
            <w:noProof/>
            <w:webHidden/>
          </w:rPr>
          <w:t>45</w:t>
        </w:r>
        <w:r>
          <w:rPr>
            <w:noProof/>
            <w:webHidden/>
          </w:rPr>
          <w:fldChar w:fldCharType="end"/>
        </w:r>
      </w:hyperlink>
    </w:p>
    <w:p w14:paraId="5AD0D3F3"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69" w:history="1">
        <w:r>
          <w:rPr>
            <w:rStyle w:val="Hyperlink"/>
            <w:noProof/>
          </w:rPr>
          <w:t>5.2.2 Classification Metrics</w:t>
        </w:r>
        <w:r>
          <w:rPr>
            <w:noProof/>
            <w:webHidden/>
          </w:rPr>
          <w:tab/>
        </w:r>
        <w:r>
          <w:rPr>
            <w:noProof/>
            <w:webHidden/>
          </w:rPr>
          <w:fldChar w:fldCharType="begin"/>
        </w:r>
        <w:r>
          <w:rPr>
            <w:noProof/>
            <w:webHidden/>
          </w:rPr>
          <w:instrText xml:space="preserve"> PAGEREF _Toc229695669 \h </w:instrText>
        </w:r>
        <w:r>
          <w:rPr>
            <w:noProof/>
            <w:webHidden/>
          </w:rPr>
        </w:r>
        <w:r>
          <w:rPr>
            <w:noProof/>
            <w:webHidden/>
          </w:rPr>
          <w:fldChar w:fldCharType="separate"/>
        </w:r>
        <w:r>
          <w:rPr>
            <w:noProof/>
            <w:webHidden/>
          </w:rPr>
          <w:t>45</w:t>
        </w:r>
        <w:r>
          <w:rPr>
            <w:noProof/>
            <w:webHidden/>
          </w:rPr>
          <w:fldChar w:fldCharType="end"/>
        </w:r>
      </w:hyperlink>
    </w:p>
    <w:p w14:paraId="185FFB3B"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70" w:history="1">
        <w:r>
          <w:rPr>
            <w:rStyle w:val="Hyperlink"/>
            <w:noProof/>
          </w:rPr>
          <w:t>5.2.3 Significance Testing</w:t>
        </w:r>
        <w:r>
          <w:rPr>
            <w:noProof/>
            <w:webHidden/>
          </w:rPr>
          <w:tab/>
        </w:r>
        <w:r>
          <w:rPr>
            <w:noProof/>
            <w:webHidden/>
          </w:rPr>
          <w:fldChar w:fldCharType="begin"/>
        </w:r>
        <w:r>
          <w:rPr>
            <w:noProof/>
            <w:webHidden/>
          </w:rPr>
          <w:instrText xml:space="preserve"> PAGEREF _Toc229695670 \h </w:instrText>
        </w:r>
        <w:r>
          <w:rPr>
            <w:noProof/>
            <w:webHidden/>
          </w:rPr>
        </w:r>
        <w:r>
          <w:rPr>
            <w:noProof/>
            <w:webHidden/>
          </w:rPr>
          <w:fldChar w:fldCharType="separate"/>
        </w:r>
        <w:r>
          <w:rPr>
            <w:noProof/>
            <w:webHidden/>
          </w:rPr>
          <w:t>45</w:t>
        </w:r>
        <w:r>
          <w:rPr>
            <w:noProof/>
            <w:webHidden/>
          </w:rPr>
          <w:fldChar w:fldCharType="end"/>
        </w:r>
      </w:hyperlink>
    </w:p>
    <w:p w14:paraId="3535B3C4"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71" w:history="1">
        <w:r>
          <w:rPr>
            <w:rStyle w:val="Hyperlink"/>
            <w:noProof/>
          </w:rPr>
          <w:t>5.2.4 Relevance and Coverage</w:t>
        </w:r>
        <w:r>
          <w:rPr>
            <w:noProof/>
            <w:webHidden/>
          </w:rPr>
          <w:tab/>
        </w:r>
        <w:r>
          <w:rPr>
            <w:noProof/>
            <w:webHidden/>
          </w:rPr>
          <w:fldChar w:fldCharType="begin"/>
        </w:r>
        <w:r>
          <w:rPr>
            <w:noProof/>
            <w:webHidden/>
          </w:rPr>
          <w:instrText xml:space="preserve"> PAGEREF _Toc229695671 \h </w:instrText>
        </w:r>
        <w:r>
          <w:rPr>
            <w:noProof/>
            <w:webHidden/>
          </w:rPr>
        </w:r>
        <w:r>
          <w:rPr>
            <w:noProof/>
            <w:webHidden/>
          </w:rPr>
          <w:fldChar w:fldCharType="separate"/>
        </w:r>
        <w:r>
          <w:rPr>
            <w:noProof/>
            <w:webHidden/>
          </w:rPr>
          <w:t>46</w:t>
        </w:r>
        <w:r>
          <w:rPr>
            <w:noProof/>
            <w:webHidden/>
          </w:rPr>
          <w:fldChar w:fldCharType="end"/>
        </w:r>
      </w:hyperlink>
    </w:p>
    <w:p w14:paraId="683E3BEB"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72" w:history="1">
        <w:r>
          <w:rPr>
            <w:rStyle w:val="Hyperlink"/>
            <w:noProof/>
          </w:rPr>
          <w:t>5.2.5 Intersection Set</w:t>
        </w:r>
        <w:r>
          <w:rPr>
            <w:noProof/>
            <w:webHidden/>
          </w:rPr>
          <w:tab/>
        </w:r>
        <w:r>
          <w:rPr>
            <w:noProof/>
            <w:webHidden/>
          </w:rPr>
          <w:fldChar w:fldCharType="begin"/>
        </w:r>
        <w:r>
          <w:rPr>
            <w:noProof/>
            <w:webHidden/>
          </w:rPr>
          <w:instrText xml:space="preserve"> PAGEREF _Toc229695672 \h </w:instrText>
        </w:r>
        <w:r>
          <w:rPr>
            <w:noProof/>
            <w:webHidden/>
          </w:rPr>
        </w:r>
        <w:r>
          <w:rPr>
            <w:noProof/>
            <w:webHidden/>
          </w:rPr>
          <w:fldChar w:fldCharType="separate"/>
        </w:r>
        <w:r>
          <w:rPr>
            <w:noProof/>
            <w:webHidden/>
          </w:rPr>
          <w:t>46</w:t>
        </w:r>
        <w:r>
          <w:rPr>
            <w:noProof/>
            <w:webHidden/>
          </w:rPr>
          <w:fldChar w:fldCharType="end"/>
        </w:r>
      </w:hyperlink>
    </w:p>
    <w:p w14:paraId="368D9EC8"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73" w:history="1">
        <w:r>
          <w:rPr>
            <w:rStyle w:val="Hyperlink"/>
            <w:noProof/>
          </w:rPr>
          <w:t>5.3 Headline Results</w:t>
        </w:r>
        <w:r>
          <w:rPr>
            <w:noProof/>
            <w:webHidden/>
          </w:rPr>
          <w:tab/>
        </w:r>
        <w:r>
          <w:rPr>
            <w:noProof/>
            <w:webHidden/>
          </w:rPr>
          <w:fldChar w:fldCharType="begin"/>
        </w:r>
        <w:r>
          <w:rPr>
            <w:noProof/>
            <w:webHidden/>
          </w:rPr>
          <w:instrText xml:space="preserve"> PAGEREF _Toc229695673 \h </w:instrText>
        </w:r>
        <w:r>
          <w:rPr>
            <w:noProof/>
            <w:webHidden/>
          </w:rPr>
        </w:r>
        <w:r>
          <w:rPr>
            <w:noProof/>
            <w:webHidden/>
          </w:rPr>
          <w:fldChar w:fldCharType="separate"/>
        </w:r>
        <w:r>
          <w:rPr>
            <w:noProof/>
            <w:webHidden/>
          </w:rPr>
          <w:t>46</w:t>
        </w:r>
        <w:r>
          <w:rPr>
            <w:noProof/>
            <w:webHidden/>
          </w:rPr>
          <w:fldChar w:fldCharType="end"/>
        </w:r>
      </w:hyperlink>
    </w:p>
    <w:p w14:paraId="72113485"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74" w:history="1">
        <w:r>
          <w:rPr>
            <w:rStyle w:val="Hyperlink"/>
            <w:noProof/>
          </w:rPr>
          <w:t>5.4 Findings by Label Dimension</w:t>
        </w:r>
        <w:r>
          <w:rPr>
            <w:noProof/>
            <w:webHidden/>
          </w:rPr>
          <w:tab/>
        </w:r>
        <w:r>
          <w:rPr>
            <w:noProof/>
            <w:webHidden/>
          </w:rPr>
          <w:fldChar w:fldCharType="begin"/>
        </w:r>
        <w:r>
          <w:rPr>
            <w:noProof/>
            <w:webHidden/>
          </w:rPr>
          <w:instrText xml:space="preserve"> PAGEREF _Toc229695674 \h </w:instrText>
        </w:r>
        <w:r>
          <w:rPr>
            <w:noProof/>
            <w:webHidden/>
          </w:rPr>
        </w:r>
        <w:r>
          <w:rPr>
            <w:noProof/>
            <w:webHidden/>
          </w:rPr>
          <w:fldChar w:fldCharType="separate"/>
        </w:r>
        <w:r>
          <w:rPr>
            <w:noProof/>
            <w:webHidden/>
          </w:rPr>
          <w:t>48</w:t>
        </w:r>
        <w:r>
          <w:rPr>
            <w:noProof/>
            <w:webHidden/>
          </w:rPr>
          <w:fldChar w:fldCharType="end"/>
        </w:r>
      </w:hyperlink>
    </w:p>
    <w:p w14:paraId="1918D8AA"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75" w:history="1">
        <w:r>
          <w:rPr>
            <w:rStyle w:val="Hyperlink"/>
            <w:noProof/>
          </w:rPr>
          <w:t>5.4.1 Sentiment Score</w:t>
        </w:r>
        <w:r>
          <w:rPr>
            <w:noProof/>
            <w:webHidden/>
          </w:rPr>
          <w:tab/>
        </w:r>
        <w:r>
          <w:rPr>
            <w:noProof/>
            <w:webHidden/>
          </w:rPr>
          <w:fldChar w:fldCharType="begin"/>
        </w:r>
        <w:r>
          <w:rPr>
            <w:noProof/>
            <w:webHidden/>
          </w:rPr>
          <w:instrText xml:space="preserve"> PAGEREF _Toc229695675 \h </w:instrText>
        </w:r>
        <w:r>
          <w:rPr>
            <w:noProof/>
            <w:webHidden/>
          </w:rPr>
        </w:r>
        <w:r>
          <w:rPr>
            <w:noProof/>
            <w:webHidden/>
          </w:rPr>
          <w:fldChar w:fldCharType="separate"/>
        </w:r>
        <w:r>
          <w:rPr>
            <w:noProof/>
            <w:webHidden/>
          </w:rPr>
          <w:t>48</w:t>
        </w:r>
        <w:r>
          <w:rPr>
            <w:noProof/>
            <w:webHidden/>
          </w:rPr>
          <w:fldChar w:fldCharType="end"/>
        </w:r>
      </w:hyperlink>
    </w:p>
    <w:p w14:paraId="693CBF75"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76" w:history="1">
        <w:r>
          <w:rPr>
            <w:rStyle w:val="Hyperlink"/>
            <w:noProof/>
          </w:rPr>
          <w:t>5.4.2 Emotion Classification</w:t>
        </w:r>
        <w:r>
          <w:rPr>
            <w:noProof/>
            <w:webHidden/>
          </w:rPr>
          <w:tab/>
        </w:r>
        <w:r>
          <w:rPr>
            <w:noProof/>
            <w:webHidden/>
          </w:rPr>
          <w:fldChar w:fldCharType="begin"/>
        </w:r>
        <w:r>
          <w:rPr>
            <w:noProof/>
            <w:webHidden/>
          </w:rPr>
          <w:instrText xml:space="preserve"> PAGEREF _Toc229695676 \h </w:instrText>
        </w:r>
        <w:r>
          <w:rPr>
            <w:noProof/>
            <w:webHidden/>
          </w:rPr>
        </w:r>
        <w:r>
          <w:rPr>
            <w:noProof/>
            <w:webHidden/>
          </w:rPr>
          <w:fldChar w:fldCharType="separate"/>
        </w:r>
        <w:r>
          <w:rPr>
            <w:noProof/>
            <w:webHidden/>
          </w:rPr>
          <w:t>48</w:t>
        </w:r>
        <w:r>
          <w:rPr>
            <w:noProof/>
            <w:webHidden/>
          </w:rPr>
          <w:fldChar w:fldCharType="end"/>
        </w:r>
      </w:hyperlink>
    </w:p>
    <w:p w14:paraId="5A89D334"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77" w:history="1">
        <w:r>
          <w:rPr>
            <w:rStyle w:val="Hyperlink"/>
            <w:noProof/>
          </w:rPr>
          <w:t>5.4.3 Aspect Classification</w:t>
        </w:r>
        <w:r>
          <w:rPr>
            <w:noProof/>
            <w:webHidden/>
          </w:rPr>
          <w:tab/>
        </w:r>
        <w:r>
          <w:rPr>
            <w:noProof/>
            <w:webHidden/>
          </w:rPr>
          <w:fldChar w:fldCharType="begin"/>
        </w:r>
        <w:r>
          <w:rPr>
            <w:noProof/>
            <w:webHidden/>
          </w:rPr>
          <w:instrText xml:space="preserve"> PAGEREF _Toc229695677 \h </w:instrText>
        </w:r>
        <w:r>
          <w:rPr>
            <w:noProof/>
            <w:webHidden/>
          </w:rPr>
        </w:r>
        <w:r>
          <w:rPr>
            <w:noProof/>
            <w:webHidden/>
          </w:rPr>
          <w:fldChar w:fldCharType="separate"/>
        </w:r>
        <w:r>
          <w:rPr>
            <w:noProof/>
            <w:webHidden/>
          </w:rPr>
          <w:t>48</w:t>
        </w:r>
        <w:r>
          <w:rPr>
            <w:noProof/>
            <w:webHidden/>
          </w:rPr>
          <w:fldChar w:fldCharType="end"/>
        </w:r>
      </w:hyperlink>
    </w:p>
    <w:p w14:paraId="74785AB6"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78" w:history="1">
        <w:r>
          <w:rPr>
            <w:rStyle w:val="Hyperlink"/>
            <w:noProof/>
          </w:rPr>
          <w:t>5.4.4 Relevance Detection</w:t>
        </w:r>
        <w:r>
          <w:rPr>
            <w:noProof/>
            <w:webHidden/>
          </w:rPr>
          <w:tab/>
        </w:r>
        <w:r>
          <w:rPr>
            <w:noProof/>
            <w:webHidden/>
          </w:rPr>
          <w:fldChar w:fldCharType="begin"/>
        </w:r>
        <w:r>
          <w:rPr>
            <w:noProof/>
            <w:webHidden/>
          </w:rPr>
          <w:instrText xml:space="preserve"> PAGEREF _Toc229695678 \h </w:instrText>
        </w:r>
        <w:r>
          <w:rPr>
            <w:noProof/>
            <w:webHidden/>
          </w:rPr>
        </w:r>
        <w:r>
          <w:rPr>
            <w:noProof/>
            <w:webHidden/>
          </w:rPr>
          <w:fldChar w:fldCharType="separate"/>
        </w:r>
        <w:r>
          <w:rPr>
            <w:noProof/>
            <w:webHidden/>
          </w:rPr>
          <w:t>48</w:t>
        </w:r>
        <w:r>
          <w:rPr>
            <w:noProof/>
            <w:webHidden/>
          </w:rPr>
          <w:fldChar w:fldCharType="end"/>
        </w:r>
      </w:hyperlink>
    </w:p>
    <w:p w14:paraId="483CFCBD"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79" w:history="1">
        <w:r>
          <w:rPr>
            <w:rStyle w:val="Hyperlink"/>
            <w:noProof/>
          </w:rPr>
          <w:t>5.5 Effect of Prompting Regime</w:t>
        </w:r>
        <w:r>
          <w:rPr>
            <w:noProof/>
            <w:webHidden/>
          </w:rPr>
          <w:tab/>
        </w:r>
        <w:r>
          <w:rPr>
            <w:noProof/>
            <w:webHidden/>
          </w:rPr>
          <w:fldChar w:fldCharType="begin"/>
        </w:r>
        <w:r>
          <w:rPr>
            <w:noProof/>
            <w:webHidden/>
          </w:rPr>
          <w:instrText xml:space="preserve"> PAGEREF _Toc229695679 \h </w:instrText>
        </w:r>
        <w:r>
          <w:rPr>
            <w:noProof/>
            <w:webHidden/>
          </w:rPr>
        </w:r>
        <w:r>
          <w:rPr>
            <w:noProof/>
            <w:webHidden/>
          </w:rPr>
          <w:fldChar w:fldCharType="separate"/>
        </w:r>
        <w:r>
          <w:rPr>
            <w:noProof/>
            <w:webHidden/>
          </w:rPr>
          <w:t>49</w:t>
        </w:r>
        <w:r>
          <w:rPr>
            <w:noProof/>
            <w:webHidden/>
          </w:rPr>
          <w:fldChar w:fldCharType="end"/>
        </w:r>
      </w:hyperlink>
    </w:p>
    <w:p w14:paraId="66B8CBD4"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80" w:history="1">
        <w:r>
          <w:rPr>
            <w:rStyle w:val="Hyperlink"/>
            <w:noProof/>
          </w:rPr>
          <w:t>5.6 Efficiency Analysis</w:t>
        </w:r>
        <w:r>
          <w:rPr>
            <w:noProof/>
            <w:webHidden/>
          </w:rPr>
          <w:tab/>
        </w:r>
        <w:r>
          <w:rPr>
            <w:noProof/>
            <w:webHidden/>
          </w:rPr>
          <w:fldChar w:fldCharType="begin"/>
        </w:r>
        <w:r>
          <w:rPr>
            <w:noProof/>
            <w:webHidden/>
          </w:rPr>
          <w:instrText xml:space="preserve"> PAGEREF _Toc229695680 \h </w:instrText>
        </w:r>
        <w:r>
          <w:rPr>
            <w:noProof/>
            <w:webHidden/>
          </w:rPr>
        </w:r>
        <w:r>
          <w:rPr>
            <w:noProof/>
            <w:webHidden/>
          </w:rPr>
          <w:fldChar w:fldCharType="separate"/>
        </w:r>
        <w:r>
          <w:rPr>
            <w:noProof/>
            <w:webHidden/>
          </w:rPr>
          <w:t>49</w:t>
        </w:r>
        <w:r>
          <w:rPr>
            <w:noProof/>
            <w:webHidden/>
          </w:rPr>
          <w:fldChar w:fldCharType="end"/>
        </w:r>
      </w:hyperlink>
    </w:p>
    <w:p w14:paraId="5A7076CE"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81" w:history="1">
        <w:r>
          <w:rPr>
            <w:rStyle w:val="Hyperlink"/>
            <w:noProof/>
          </w:rPr>
          <w:t>5.7 Error Analysis</w:t>
        </w:r>
        <w:r>
          <w:rPr>
            <w:noProof/>
            <w:webHidden/>
          </w:rPr>
          <w:tab/>
        </w:r>
        <w:r>
          <w:rPr>
            <w:noProof/>
            <w:webHidden/>
          </w:rPr>
          <w:fldChar w:fldCharType="begin"/>
        </w:r>
        <w:r>
          <w:rPr>
            <w:noProof/>
            <w:webHidden/>
          </w:rPr>
          <w:instrText xml:space="preserve"> PAGEREF _Toc229695681 \h </w:instrText>
        </w:r>
        <w:r>
          <w:rPr>
            <w:noProof/>
            <w:webHidden/>
          </w:rPr>
        </w:r>
        <w:r>
          <w:rPr>
            <w:noProof/>
            <w:webHidden/>
          </w:rPr>
          <w:fldChar w:fldCharType="separate"/>
        </w:r>
        <w:r>
          <w:rPr>
            <w:noProof/>
            <w:webHidden/>
          </w:rPr>
          <w:t>51</w:t>
        </w:r>
        <w:r>
          <w:rPr>
            <w:noProof/>
            <w:webHidden/>
          </w:rPr>
          <w:fldChar w:fldCharType="end"/>
        </w:r>
      </w:hyperlink>
    </w:p>
    <w:p w14:paraId="278AA12B"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82" w:history="1">
        <w:r>
          <w:rPr>
            <w:rStyle w:val="Hyperlink"/>
            <w:noProof/>
          </w:rPr>
          <w:t>5.7.1 Sarcasm and Implicit Sentiment</w:t>
        </w:r>
        <w:r>
          <w:rPr>
            <w:noProof/>
            <w:webHidden/>
          </w:rPr>
          <w:tab/>
        </w:r>
        <w:r>
          <w:rPr>
            <w:noProof/>
            <w:webHidden/>
          </w:rPr>
          <w:fldChar w:fldCharType="begin"/>
        </w:r>
        <w:r>
          <w:rPr>
            <w:noProof/>
            <w:webHidden/>
          </w:rPr>
          <w:instrText xml:space="preserve"> PAGEREF _Toc229695682 \h </w:instrText>
        </w:r>
        <w:r>
          <w:rPr>
            <w:noProof/>
            <w:webHidden/>
          </w:rPr>
        </w:r>
        <w:r>
          <w:rPr>
            <w:noProof/>
            <w:webHidden/>
          </w:rPr>
          <w:fldChar w:fldCharType="separate"/>
        </w:r>
        <w:r>
          <w:rPr>
            <w:noProof/>
            <w:webHidden/>
          </w:rPr>
          <w:t>51</w:t>
        </w:r>
        <w:r>
          <w:rPr>
            <w:noProof/>
            <w:webHidden/>
          </w:rPr>
          <w:fldChar w:fldCharType="end"/>
        </w:r>
      </w:hyperlink>
    </w:p>
    <w:p w14:paraId="0C55AA6B"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83" w:history="1">
        <w:r>
          <w:rPr>
            <w:rStyle w:val="Hyperlink"/>
            <w:noProof/>
          </w:rPr>
          <w:t>5.7.2 Mixed-Aspect Posts</w:t>
        </w:r>
        <w:r>
          <w:rPr>
            <w:noProof/>
            <w:webHidden/>
          </w:rPr>
          <w:tab/>
        </w:r>
        <w:r>
          <w:rPr>
            <w:noProof/>
            <w:webHidden/>
          </w:rPr>
          <w:fldChar w:fldCharType="begin"/>
        </w:r>
        <w:r>
          <w:rPr>
            <w:noProof/>
            <w:webHidden/>
          </w:rPr>
          <w:instrText xml:space="preserve"> PAGEREF _Toc229695683 \h </w:instrText>
        </w:r>
        <w:r>
          <w:rPr>
            <w:noProof/>
            <w:webHidden/>
          </w:rPr>
        </w:r>
        <w:r>
          <w:rPr>
            <w:noProof/>
            <w:webHidden/>
          </w:rPr>
          <w:fldChar w:fldCharType="separate"/>
        </w:r>
        <w:r>
          <w:rPr>
            <w:noProof/>
            <w:webHidden/>
          </w:rPr>
          <w:t>51</w:t>
        </w:r>
        <w:r>
          <w:rPr>
            <w:noProof/>
            <w:webHidden/>
          </w:rPr>
          <w:fldChar w:fldCharType="end"/>
        </w:r>
      </w:hyperlink>
    </w:p>
    <w:p w14:paraId="4D777C66"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84" w:history="1">
        <w:r>
          <w:rPr>
            <w:rStyle w:val="Hyperlink"/>
            <w:noProof/>
          </w:rPr>
          <w:t>5.7.3 Code-Switching</w:t>
        </w:r>
        <w:r>
          <w:rPr>
            <w:noProof/>
            <w:webHidden/>
          </w:rPr>
          <w:tab/>
        </w:r>
        <w:r>
          <w:rPr>
            <w:noProof/>
            <w:webHidden/>
          </w:rPr>
          <w:fldChar w:fldCharType="begin"/>
        </w:r>
        <w:r>
          <w:rPr>
            <w:noProof/>
            <w:webHidden/>
          </w:rPr>
          <w:instrText xml:space="preserve"> PAGEREF _Toc229695684 \h </w:instrText>
        </w:r>
        <w:r>
          <w:rPr>
            <w:noProof/>
            <w:webHidden/>
          </w:rPr>
        </w:r>
        <w:r>
          <w:rPr>
            <w:noProof/>
            <w:webHidden/>
          </w:rPr>
          <w:fldChar w:fldCharType="separate"/>
        </w:r>
        <w:r>
          <w:rPr>
            <w:noProof/>
            <w:webHidden/>
          </w:rPr>
          <w:t>51</w:t>
        </w:r>
        <w:r>
          <w:rPr>
            <w:noProof/>
            <w:webHidden/>
          </w:rPr>
          <w:fldChar w:fldCharType="end"/>
        </w:r>
      </w:hyperlink>
    </w:p>
    <w:p w14:paraId="7BEC315D" w14:textId="77777777" w:rsidR="00683F98" w:rsidRDefault="00683F98">
      <w:pPr>
        <w:pStyle w:val="TOC3"/>
        <w:tabs>
          <w:tab w:val="right" w:pos="8636"/>
        </w:tabs>
        <w:rPr>
          <w:rFonts w:eastAsiaTheme="minorEastAsia" w:cstheme="minorBidi"/>
          <w:noProof/>
          <w:kern w:val="2"/>
          <w:sz w:val="24"/>
          <w:lang w:val="en-US"/>
          <w14:ligatures w14:val="standardContextual"/>
        </w:rPr>
      </w:pPr>
      <w:hyperlink w:anchor="_Toc229695685" w:history="1">
        <w:r>
          <w:rPr>
            <w:rStyle w:val="Hyperlink"/>
            <w:noProof/>
            <w:lang w:val="en-US"/>
          </w:rPr>
          <w:t>5.7.4 Relevance-Classification Behaviour</w:t>
        </w:r>
        <w:r>
          <w:rPr>
            <w:noProof/>
            <w:webHidden/>
          </w:rPr>
          <w:tab/>
        </w:r>
        <w:r>
          <w:rPr>
            <w:noProof/>
            <w:webHidden/>
          </w:rPr>
          <w:fldChar w:fldCharType="begin"/>
        </w:r>
        <w:r>
          <w:rPr>
            <w:noProof/>
            <w:webHidden/>
          </w:rPr>
          <w:instrText xml:space="preserve"> PAGEREF _Toc229695685 \h </w:instrText>
        </w:r>
        <w:r>
          <w:rPr>
            <w:noProof/>
            <w:webHidden/>
          </w:rPr>
        </w:r>
        <w:r>
          <w:rPr>
            <w:noProof/>
            <w:webHidden/>
          </w:rPr>
          <w:fldChar w:fldCharType="separate"/>
        </w:r>
        <w:r>
          <w:rPr>
            <w:noProof/>
            <w:webHidden/>
          </w:rPr>
          <w:t>51</w:t>
        </w:r>
        <w:r>
          <w:rPr>
            <w:noProof/>
            <w:webHidden/>
          </w:rPr>
          <w:fldChar w:fldCharType="end"/>
        </w:r>
      </w:hyperlink>
    </w:p>
    <w:p w14:paraId="2F2EB499"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86" w:history="1">
        <w:r>
          <w:rPr>
            <w:rStyle w:val="Hyperlink"/>
            <w:noProof/>
          </w:rPr>
          <w:t>5.8 Model and Regime Selection for Production</w:t>
        </w:r>
        <w:r>
          <w:rPr>
            <w:noProof/>
            <w:webHidden/>
          </w:rPr>
          <w:tab/>
        </w:r>
        <w:r>
          <w:rPr>
            <w:noProof/>
            <w:webHidden/>
          </w:rPr>
          <w:fldChar w:fldCharType="begin"/>
        </w:r>
        <w:r>
          <w:rPr>
            <w:noProof/>
            <w:webHidden/>
          </w:rPr>
          <w:instrText xml:space="preserve"> PAGEREF _Toc229695686 \h </w:instrText>
        </w:r>
        <w:r>
          <w:rPr>
            <w:noProof/>
            <w:webHidden/>
          </w:rPr>
        </w:r>
        <w:r>
          <w:rPr>
            <w:noProof/>
            <w:webHidden/>
          </w:rPr>
          <w:fldChar w:fldCharType="separate"/>
        </w:r>
        <w:r>
          <w:rPr>
            <w:noProof/>
            <w:webHidden/>
          </w:rPr>
          <w:t>51</w:t>
        </w:r>
        <w:r>
          <w:rPr>
            <w:noProof/>
            <w:webHidden/>
          </w:rPr>
          <w:fldChar w:fldCharType="end"/>
        </w:r>
      </w:hyperlink>
    </w:p>
    <w:p w14:paraId="2DD31625" w14:textId="77777777" w:rsidR="00683F98" w:rsidRDefault="00683F98">
      <w:pPr>
        <w:pStyle w:val="TOC1"/>
        <w:rPr>
          <w:rFonts w:asciiTheme="minorHAnsi" w:eastAsiaTheme="minorEastAsia" w:hAnsiTheme="minorHAnsi" w:cstheme="minorBidi"/>
          <w:b w:val="0"/>
          <w:bCs w:val="0"/>
          <w:caps w:val="0"/>
          <w:noProof/>
          <w:kern w:val="2"/>
          <w:szCs w:val="24"/>
          <w:lang w:val="en-US"/>
          <w14:ligatures w14:val="standardContextual"/>
        </w:rPr>
      </w:pPr>
      <w:hyperlink w:anchor="_Toc229695687" w:history="1">
        <w:r>
          <w:rPr>
            <w:rStyle w:val="Hyperlink"/>
            <w:noProof/>
          </w:rPr>
          <w:t>Chapter 6: Conclusion</w:t>
        </w:r>
        <w:r>
          <w:rPr>
            <w:noProof/>
            <w:webHidden/>
          </w:rPr>
          <w:tab/>
        </w:r>
        <w:r>
          <w:rPr>
            <w:noProof/>
            <w:webHidden/>
          </w:rPr>
          <w:fldChar w:fldCharType="begin"/>
        </w:r>
        <w:r>
          <w:rPr>
            <w:noProof/>
            <w:webHidden/>
          </w:rPr>
          <w:instrText xml:space="preserve"> PAGEREF _Toc229695687 \h </w:instrText>
        </w:r>
        <w:r>
          <w:rPr>
            <w:noProof/>
            <w:webHidden/>
          </w:rPr>
        </w:r>
        <w:r>
          <w:rPr>
            <w:noProof/>
            <w:webHidden/>
          </w:rPr>
          <w:fldChar w:fldCharType="separate"/>
        </w:r>
        <w:r>
          <w:rPr>
            <w:noProof/>
            <w:webHidden/>
          </w:rPr>
          <w:t>53</w:t>
        </w:r>
        <w:r>
          <w:rPr>
            <w:noProof/>
            <w:webHidden/>
          </w:rPr>
          <w:fldChar w:fldCharType="end"/>
        </w:r>
      </w:hyperlink>
    </w:p>
    <w:p w14:paraId="160544A3"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88" w:history="1">
        <w:r>
          <w:rPr>
            <w:rStyle w:val="Hyperlink"/>
            <w:noProof/>
          </w:rPr>
          <w:t>6.1 Challenges</w:t>
        </w:r>
        <w:r>
          <w:rPr>
            <w:noProof/>
            <w:webHidden/>
          </w:rPr>
          <w:tab/>
        </w:r>
        <w:r>
          <w:rPr>
            <w:noProof/>
            <w:webHidden/>
          </w:rPr>
          <w:fldChar w:fldCharType="begin"/>
        </w:r>
        <w:r>
          <w:rPr>
            <w:noProof/>
            <w:webHidden/>
          </w:rPr>
          <w:instrText xml:space="preserve"> PAGEREF _Toc229695688 \h </w:instrText>
        </w:r>
        <w:r>
          <w:rPr>
            <w:noProof/>
            <w:webHidden/>
          </w:rPr>
        </w:r>
        <w:r>
          <w:rPr>
            <w:noProof/>
            <w:webHidden/>
          </w:rPr>
          <w:fldChar w:fldCharType="separate"/>
        </w:r>
        <w:r>
          <w:rPr>
            <w:noProof/>
            <w:webHidden/>
          </w:rPr>
          <w:t>53</w:t>
        </w:r>
        <w:r>
          <w:rPr>
            <w:noProof/>
            <w:webHidden/>
          </w:rPr>
          <w:fldChar w:fldCharType="end"/>
        </w:r>
      </w:hyperlink>
    </w:p>
    <w:p w14:paraId="6326E7B8"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89" w:history="1">
        <w:r>
          <w:rPr>
            <w:rStyle w:val="Hyperlink"/>
            <w:noProof/>
          </w:rPr>
          <w:t>6.2 Conclusion</w:t>
        </w:r>
        <w:r>
          <w:rPr>
            <w:noProof/>
            <w:webHidden/>
          </w:rPr>
          <w:tab/>
        </w:r>
        <w:r>
          <w:rPr>
            <w:noProof/>
            <w:webHidden/>
          </w:rPr>
          <w:fldChar w:fldCharType="begin"/>
        </w:r>
        <w:r>
          <w:rPr>
            <w:noProof/>
            <w:webHidden/>
          </w:rPr>
          <w:instrText xml:space="preserve"> PAGEREF _Toc229695689 \h </w:instrText>
        </w:r>
        <w:r>
          <w:rPr>
            <w:noProof/>
            <w:webHidden/>
          </w:rPr>
        </w:r>
        <w:r>
          <w:rPr>
            <w:noProof/>
            <w:webHidden/>
          </w:rPr>
          <w:fldChar w:fldCharType="separate"/>
        </w:r>
        <w:r>
          <w:rPr>
            <w:noProof/>
            <w:webHidden/>
          </w:rPr>
          <w:t>53</w:t>
        </w:r>
        <w:r>
          <w:rPr>
            <w:noProof/>
            <w:webHidden/>
          </w:rPr>
          <w:fldChar w:fldCharType="end"/>
        </w:r>
      </w:hyperlink>
    </w:p>
    <w:p w14:paraId="66947B1F" w14:textId="77777777" w:rsidR="00683F98" w:rsidRDefault="00683F98">
      <w:pPr>
        <w:pStyle w:val="TOC2"/>
        <w:rPr>
          <w:rFonts w:eastAsiaTheme="minorEastAsia" w:cstheme="minorBidi"/>
          <w:b w:val="0"/>
          <w:bCs w:val="0"/>
          <w:noProof/>
          <w:kern w:val="2"/>
          <w:sz w:val="24"/>
          <w:lang w:val="en-US"/>
          <w14:ligatures w14:val="standardContextual"/>
        </w:rPr>
      </w:pPr>
      <w:hyperlink w:anchor="_Toc229695690" w:history="1">
        <w:r>
          <w:rPr>
            <w:rStyle w:val="Hyperlink"/>
            <w:noProof/>
          </w:rPr>
          <w:t>6.3 Social, Ethical, Legal, Global, and Security Impact</w:t>
        </w:r>
        <w:r>
          <w:rPr>
            <w:noProof/>
            <w:webHidden/>
          </w:rPr>
          <w:tab/>
        </w:r>
        <w:r>
          <w:rPr>
            <w:noProof/>
            <w:webHidden/>
          </w:rPr>
          <w:fldChar w:fldCharType="begin"/>
        </w:r>
        <w:r>
          <w:rPr>
            <w:noProof/>
            <w:webHidden/>
          </w:rPr>
          <w:instrText xml:space="preserve"> PAGEREF _Toc229695690 \h </w:instrText>
        </w:r>
        <w:r>
          <w:rPr>
            <w:noProof/>
            <w:webHidden/>
          </w:rPr>
        </w:r>
        <w:r>
          <w:rPr>
            <w:noProof/>
            <w:webHidden/>
          </w:rPr>
          <w:fldChar w:fldCharType="separate"/>
        </w:r>
        <w:r>
          <w:rPr>
            <w:noProof/>
            <w:webHidden/>
          </w:rPr>
          <w:t>54</w:t>
        </w:r>
        <w:r>
          <w:rPr>
            <w:noProof/>
            <w:webHidden/>
          </w:rPr>
          <w:fldChar w:fldCharType="end"/>
        </w:r>
      </w:hyperlink>
    </w:p>
    <w:p w14:paraId="69444913" w14:textId="77777777" w:rsidR="00683F98" w:rsidRDefault="00683F98">
      <w:pPr>
        <w:pStyle w:val="TOC1"/>
        <w:rPr>
          <w:rFonts w:asciiTheme="minorHAnsi" w:eastAsiaTheme="minorEastAsia" w:hAnsiTheme="minorHAnsi" w:cstheme="minorBidi"/>
          <w:b w:val="0"/>
          <w:bCs w:val="0"/>
          <w:caps w:val="0"/>
          <w:noProof/>
          <w:kern w:val="2"/>
          <w:szCs w:val="24"/>
          <w:lang w:val="en-US"/>
          <w14:ligatures w14:val="standardContextual"/>
        </w:rPr>
      </w:pPr>
      <w:hyperlink w:anchor="_Toc229695691" w:history="1">
        <w:r>
          <w:rPr>
            <w:rStyle w:val="Hyperlink"/>
            <w:noProof/>
          </w:rPr>
          <w:t>References</w:t>
        </w:r>
        <w:r>
          <w:rPr>
            <w:noProof/>
            <w:webHidden/>
          </w:rPr>
          <w:tab/>
        </w:r>
        <w:r>
          <w:rPr>
            <w:noProof/>
            <w:webHidden/>
          </w:rPr>
          <w:fldChar w:fldCharType="begin"/>
        </w:r>
        <w:r>
          <w:rPr>
            <w:noProof/>
            <w:webHidden/>
          </w:rPr>
          <w:instrText xml:space="preserve"> PAGEREF _Toc229695691 \h </w:instrText>
        </w:r>
        <w:r>
          <w:rPr>
            <w:noProof/>
            <w:webHidden/>
          </w:rPr>
        </w:r>
        <w:r>
          <w:rPr>
            <w:noProof/>
            <w:webHidden/>
          </w:rPr>
          <w:fldChar w:fldCharType="separate"/>
        </w:r>
        <w:r>
          <w:rPr>
            <w:noProof/>
            <w:webHidden/>
          </w:rPr>
          <w:t>56</w:t>
        </w:r>
        <w:r>
          <w:rPr>
            <w:noProof/>
            <w:webHidden/>
          </w:rPr>
          <w:fldChar w:fldCharType="end"/>
        </w:r>
      </w:hyperlink>
    </w:p>
    <w:p w14:paraId="7BB43E8E" w14:textId="77777777" w:rsidR="00132A56" w:rsidRDefault="006C13AB" w:rsidP="00132A56">
      <w:pPr>
        <w:pStyle w:val="TOC1"/>
        <w:rPr>
          <w:rFonts w:ascii="Times New Roman" w:eastAsia="Arial" w:hAnsi="Times New Roman" w:cs="Times New Roman"/>
          <w:sz w:val="36"/>
          <w:szCs w:val="40"/>
        </w:rPr>
      </w:pPr>
      <w:r>
        <w:rPr>
          <w:rFonts w:ascii="Times New Roman" w:eastAsia="Arial" w:hAnsi="Times New Roman" w:cs="Times New Roman"/>
          <w:sz w:val="36"/>
          <w:szCs w:val="40"/>
        </w:rPr>
        <w:fldChar w:fldCharType="end"/>
      </w:r>
    </w:p>
    <w:p w14:paraId="4CD0D9ED" w14:textId="77777777" w:rsidR="001C4E73" w:rsidRPr="00132A56" w:rsidRDefault="00132A56" w:rsidP="00132A56">
      <w:pPr>
        <w:rPr>
          <w:rFonts w:eastAsia="Arial"/>
          <w:b/>
          <w:bCs/>
          <w:caps/>
          <w:sz w:val="36"/>
          <w:szCs w:val="40"/>
        </w:rPr>
      </w:pPr>
      <w:r>
        <w:rPr>
          <w:rFonts w:eastAsia="Arial"/>
          <w:sz w:val="36"/>
          <w:szCs w:val="40"/>
        </w:rPr>
        <w:br w:type="page"/>
      </w:r>
    </w:p>
    <w:p w14:paraId="03453B2F" w14:textId="77777777" w:rsidR="00914036" w:rsidRPr="006E5009" w:rsidRDefault="00611FB5" w:rsidP="006E5009">
      <w:pPr>
        <w:spacing w:after="0"/>
        <w:rPr>
          <w:b/>
          <w:bCs/>
          <w:sz w:val="48"/>
          <w:szCs w:val="48"/>
        </w:rPr>
      </w:pPr>
      <w:bookmarkStart w:id="0" w:name="_Toc215219710"/>
      <w:bookmarkStart w:id="1" w:name="_Toc215220010"/>
      <w:r>
        <w:rPr>
          <w:b/>
          <w:bCs/>
          <w:sz w:val="48"/>
          <w:szCs w:val="48"/>
        </w:rPr>
        <w:lastRenderedPageBreak/>
        <w:t xml:space="preserve">LIST </w:t>
      </w:r>
      <w:bookmarkEnd w:id="0"/>
      <w:bookmarkEnd w:id="1"/>
      <w:r>
        <w:rPr>
          <w:b/>
          <w:bCs/>
          <w:sz w:val="48"/>
          <w:szCs w:val="48"/>
        </w:rPr>
        <w:t>OF FIGURES</w:t>
      </w:r>
    </w:p>
    <w:p w14:paraId="11FC24A3" w14:textId="77777777" w:rsidR="00683F98" w:rsidRDefault="00B576DF">
      <w:pPr>
        <w:pStyle w:val="TableofFigures"/>
        <w:tabs>
          <w:tab w:val="right" w:pos="8636"/>
        </w:tabs>
        <w:rPr>
          <w:rFonts w:eastAsiaTheme="minorEastAsia" w:cstheme="minorBidi"/>
          <w:caps w:val="0"/>
          <w:noProof/>
          <w:kern w:val="2"/>
          <w:sz w:val="24"/>
          <w:lang w:val="en-US"/>
          <w14:ligatures w14:val="standardContextual"/>
        </w:rPr>
      </w:pPr>
      <w:r>
        <w:rPr>
          <w:rStyle w:val="Hyperlink"/>
          <w:rFonts w:ascii="Times New Roman" w:hAnsi="Times New Roman"/>
          <w:noProof/>
          <w:sz w:val="22"/>
          <w:szCs w:val="32"/>
          <w:lang w:val="en-US"/>
        </w:rPr>
        <w:fldChar w:fldCharType="begin"/>
      </w:r>
      <w:r>
        <w:rPr>
          <w:rStyle w:val="Hyperlink"/>
          <w:rFonts w:ascii="Times New Roman" w:hAnsi="Times New Roman"/>
          <w:noProof/>
          <w:sz w:val="22"/>
          <w:szCs w:val="32"/>
          <w:lang w:val="en-US"/>
        </w:rPr>
        <w:instrText xml:space="preserve"> TOC \h \z \c "Figure" </w:instrText>
      </w:r>
      <w:r>
        <w:rPr>
          <w:rStyle w:val="Hyperlink"/>
          <w:rFonts w:ascii="Times New Roman" w:hAnsi="Times New Roman"/>
          <w:noProof/>
          <w:sz w:val="22"/>
          <w:szCs w:val="32"/>
          <w:lang w:val="en-US"/>
        </w:rPr>
        <w:fldChar w:fldCharType="separate"/>
      </w:r>
      <w:hyperlink w:anchor="_Toc229695692" w:history="1">
        <w:r>
          <w:rPr>
            <w:rStyle w:val="Hyperlink"/>
            <w:noProof/>
          </w:rPr>
          <w:t>Figure 1: Gantt Chart</w:t>
        </w:r>
        <w:r>
          <w:rPr>
            <w:noProof/>
            <w:webHidden/>
          </w:rPr>
          <w:tab/>
        </w:r>
        <w:r>
          <w:rPr>
            <w:noProof/>
            <w:webHidden/>
          </w:rPr>
          <w:fldChar w:fldCharType="begin"/>
        </w:r>
        <w:r>
          <w:rPr>
            <w:noProof/>
            <w:webHidden/>
          </w:rPr>
          <w:instrText xml:space="preserve"> PAGEREF _Toc229695692 \h </w:instrText>
        </w:r>
        <w:r>
          <w:rPr>
            <w:noProof/>
            <w:webHidden/>
          </w:rPr>
        </w:r>
        <w:r>
          <w:rPr>
            <w:noProof/>
            <w:webHidden/>
          </w:rPr>
          <w:fldChar w:fldCharType="separate"/>
        </w:r>
        <w:r>
          <w:rPr>
            <w:noProof/>
            <w:webHidden/>
          </w:rPr>
          <w:t>7</w:t>
        </w:r>
        <w:r>
          <w:rPr>
            <w:noProof/>
            <w:webHidden/>
          </w:rPr>
          <w:fldChar w:fldCharType="end"/>
        </w:r>
      </w:hyperlink>
    </w:p>
    <w:p w14:paraId="11163B4A"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693" w:history="1">
        <w:r>
          <w:rPr>
            <w:rStyle w:val="Hyperlink"/>
            <w:noProof/>
          </w:rPr>
          <w:t>Figure 2: Use Case Diagram</w:t>
        </w:r>
        <w:r>
          <w:rPr>
            <w:noProof/>
            <w:webHidden/>
          </w:rPr>
          <w:tab/>
        </w:r>
        <w:r>
          <w:rPr>
            <w:noProof/>
            <w:webHidden/>
          </w:rPr>
          <w:fldChar w:fldCharType="begin"/>
        </w:r>
        <w:r>
          <w:rPr>
            <w:noProof/>
            <w:webHidden/>
          </w:rPr>
          <w:instrText xml:space="preserve"> PAGEREF _Toc229695693 \h </w:instrText>
        </w:r>
        <w:r>
          <w:rPr>
            <w:noProof/>
            <w:webHidden/>
          </w:rPr>
        </w:r>
        <w:r>
          <w:rPr>
            <w:noProof/>
            <w:webHidden/>
          </w:rPr>
          <w:fldChar w:fldCharType="separate"/>
        </w:r>
        <w:r>
          <w:rPr>
            <w:noProof/>
            <w:webHidden/>
          </w:rPr>
          <w:t>18</w:t>
        </w:r>
        <w:r>
          <w:rPr>
            <w:noProof/>
            <w:webHidden/>
          </w:rPr>
          <w:fldChar w:fldCharType="end"/>
        </w:r>
      </w:hyperlink>
    </w:p>
    <w:p w14:paraId="1CED4799"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694" w:history="1">
        <w:r>
          <w:rPr>
            <w:rStyle w:val="Hyperlink"/>
            <w:noProof/>
          </w:rPr>
          <w:t>Figure 3: Prototype Flowchart</w:t>
        </w:r>
        <w:r>
          <w:rPr>
            <w:noProof/>
            <w:webHidden/>
          </w:rPr>
          <w:tab/>
        </w:r>
        <w:r>
          <w:rPr>
            <w:noProof/>
            <w:webHidden/>
          </w:rPr>
          <w:fldChar w:fldCharType="begin"/>
        </w:r>
        <w:r>
          <w:rPr>
            <w:noProof/>
            <w:webHidden/>
          </w:rPr>
          <w:instrText xml:space="preserve"> PAGEREF _Toc229695694 \h </w:instrText>
        </w:r>
        <w:r>
          <w:rPr>
            <w:noProof/>
            <w:webHidden/>
          </w:rPr>
        </w:r>
        <w:r>
          <w:rPr>
            <w:noProof/>
            <w:webHidden/>
          </w:rPr>
          <w:fldChar w:fldCharType="separate"/>
        </w:r>
        <w:r>
          <w:rPr>
            <w:noProof/>
            <w:webHidden/>
          </w:rPr>
          <w:t>28</w:t>
        </w:r>
        <w:r>
          <w:rPr>
            <w:noProof/>
            <w:webHidden/>
          </w:rPr>
          <w:fldChar w:fldCharType="end"/>
        </w:r>
      </w:hyperlink>
    </w:p>
    <w:p w14:paraId="55E07785"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695" w:history="1">
        <w:r>
          <w:rPr>
            <w:rStyle w:val="Hyperlink"/>
            <w:noProof/>
          </w:rPr>
          <w:t>Figure 4: System Architecture Diagram</w:t>
        </w:r>
        <w:r>
          <w:rPr>
            <w:noProof/>
            <w:webHidden/>
          </w:rPr>
          <w:tab/>
        </w:r>
        <w:r>
          <w:rPr>
            <w:noProof/>
            <w:webHidden/>
          </w:rPr>
          <w:fldChar w:fldCharType="begin"/>
        </w:r>
        <w:r>
          <w:rPr>
            <w:noProof/>
            <w:webHidden/>
          </w:rPr>
          <w:instrText xml:space="preserve"> PAGEREF _Toc229695695 \h </w:instrText>
        </w:r>
        <w:r>
          <w:rPr>
            <w:noProof/>
            <w:webHidden/>
          </w:rPr>
        </w:r>
        <w:r>
          <w:rPr>
            <w:noProof/>
            <w:webHidden/>
          </w:rPr>
          <w:fldChar w:fldCharType="separate"/>
        </w:r>
        <w:r>
          <w:rPr>
            <w:noProof/>
            <w:webHidden/>
          </w:rPr>
          <w:t>29</w:t>
        </w:r>
        <w:r>
          <w:rPr>
            <w:noProof/>
            <w:webHidden/>
          </w:rPr>
          <w:fldChar w:fldCharType="end"/>
        </w:r>
      </w:hyperlink>
    </w:p>
    <w:p w14:paraId="1F561956"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696" w:history="1">
        <w:r>
          <w:rPr>
            <w:rStyle w:val="Hyperlink"/>
            <w:noProof/>
          </w:rPr>
          <w:t>Figure 5: Class Diagram</w:t>
        </w:r>
        <w:r>
          <w:rPr>
            <w:noProof/>
            <w:webHidden/>
          </w:rPr>
          <w:tab/>
        </w:r>
        <w:r>
          <w:rPr>
            <w:noProof/>
            <w:webHidden/>
          </w:rPr>
          <w:fldChar w:fldCharType="begin"/>
        </w:r>
        <w:r>
          <w:rPr>
            <w:noProof/>
            <w:webHidden/>
          </w:rPr>
          <w:instrText xml:space="preserve"> PAGEREF _Toc229695696 \h </w:instrText>
        </w:r>
        <w:r>
          <w:rPr>
            <w:noProof/>
            <w:webHidden/>
          </w:rPr>
        </w:r>
        <w:r>
          <w:rPr>
            <w:noProof/>
            <w:webHidden/>
          </w:rPr>
          <w:fldChar w:fldCharType="separate"/>
        </w:r>
        <w:r>
          <w:rPr>
            <w:noProof/>
            <w:webHidden/>
          </w:rPr>
          <w:t>30</w:t>
        </w:r>
        <w:r>
          <w:rPr>
            <w:noProof/>
            <w:webHidden/>
          </w:rPr>
          <w:fldChar w:fldCharType="end"/>
        </w:r>
      </w:hyperlink>
    </w:p>
    <w:p w14:paraId="4516C0EC"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697" w:history="1">
        <w:r>
          <w:rPr>
            <w:rStyle w:val="Hyperlink"/>
            <w:noProof/>
          </w:rPr>
          <w:t>Figure 6: Start Analysis Sequence Diagram</w:t>
        </w:r>
        <w:r>
          <w:rPr>
            <w:noProof/>
            <w:webHidden/>
          </w:rPr>
          <w:tab/>
        </w:r>
        <w:r>
          <w:rPr>
            <w:noProof/>
            <w:webHidden/>
          </w:rPr>
          <w:fldChar w:fldCharType="begin"/>
        </w:r>
        <w:r>
          <w:rPr>
            <w:noProof/>
            <w:webHidden/>
          </w:rPr>
          <w:instrText xml:space="preserve"> PAGEREF _Toc229695697 \h </w:instrText>
        </w:r>
        <w:r>
          <w:rPr>
            <w:noProof/>
            <w:webHidden/>
          </w:rPr>
        </w:r>
        <w:r>
          <w:rPr>
            <w:noProof/>
            <w:webHidden/>
          </w:rPr>
          <w:fldChar w:fldCharType="separate"/>
        </w:r>
        <w:r>
          <w:rPr>
            <w:noProof/>
            <w:webHidden/>
          </w:rPr>
          <w:t>30</w:t>
        </w:r>
        <w:r>
          <w:rPr>
            <w:noProof/>
            <w:webHidden/>
          </w:rPr>
          <w:fldChar w:fldCharType="end"/>
        </w:r>
      </w:hyperlink>
    </w:p>
    <w:p w14:paraId="14F3FEEB"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698" w:history="1">
        <w:r>
          <w:rPr>
            <w:rStyle w:val="Hyperlink"/>
            <w:noProof/>
          </w:rPr>
          <w:t>Figure 7: Upload Custom Dataset Sequence Diagram</w:t>
        </w:r>
        <w:r>
          <w:rPr>
            <w:noProof/>
            <w:webHidden/>
          </w:rPr>
          <w:tab/>
        </w:r>
        <w:r>
          <w:rPr>
            <w:noProof/>
            <w:webHidden/>
          </w:rPr>
          <w:fldChar w:fldCharType="begin"/>
        </w:r>
        <w:r>
          <w:rPr>
            <w:noProof/>
            <w:webHidden/>
          </w:rPr>
          <w:instrText xml:space="preserve"> PAGEREF _Toc229695698 \h </w:instrText>
        </w:r>
        <w:r>
          <w:rPr>
            <w:noProof/>
            <w:webHidden/>
          </w:rPr>
        </w:r>
        <w:r>
          <w:rPr>
            <w:noProof/>
            <w:webHidden/>
          </w:rPr>
          <w:fldChar w:fldCharType="separate"/>
        </w:r>
        <w:r>
          <w:rPr>
            <w:noProof/>
            <w:webHidden/>
          </w:rPr>
          <w:t>31</w:t>
        </w:r>
        <w:r>
          <w:rPr>
            <w:noProof/>
            <w:webHidden/>
          </w:rPr>
          <w:fldChar w:fldCharType="end"/>
        </w:r>
      </w:hyperlink>
    </w:p>
    <w:p w14:paraId="6F874766"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699" w:history="1">
        <w:r>
          <w:rPr>
            <w:rStyle w:val="Hyperlink"/>
            <w:noProof/>
          </w:rPr>
          <w:t>Figure 8: Generate Report Sequence Diagram</w:t>
        </w:r>
        <w:r>
          <w:rPr>
            <w:noProof/>
            <w:webHidden/>
          </w:rPr>
          <w:tab/>
        </w:r>
        <w:r>
          <w:rPr>
            <w:noProof/>
            <w:webHidden/>
          </w:rPr>
          <w:fldChar w:fldCharType="begin"/>
        </w:r>
        <w:r>
          <w:rPr>
            <w:noProof/>
            <w:webHidden/>
          </w:rPr>
          <w:instrText xml:space="preserve"> PAGEREF _Toc229695699 \h </w:instrText>
        </w:r>
        <w:r>
          <w:rPr>
            <w:noProof/>
            <w:webHidden/>
          </w:rPr>
        </w:r>
        <w:r>
          <w:rPr>
            <w:noProof/>
            <w:webHidden/>
          </w:rPr>
          <w:fldChar w:fldCharType="separate"/>
        </w:r>
        <w:r>
          <w:rPr>
            <w:noProof/>
            <w:webHidden/>
          </w:rPr>
          <w:t>31</w:t>
        </w:r>
        <w:r>
          <w:rPr>
            <w:noProof/>
            <w:webHidden/>
          </w:rPr>
          <w:fldChar w:fldCharType="end"/>
        </w:r>
      </w:hyperlink>
    </w:p>
    <w:p w14:paraId="33CAFF94"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00" w:history="1">
        <w:r>
          <w:rPr>
            <w:rStyle w:val="Hyperlink"/>
            <w:noProof/>
          </w:rPr>
          <w:t>Figure 9: View Result History Sequence Diagram</w:t>
        </w:r>
        <w:r>
          <w:rPr>
            <w:noProof/>
            <w:webHidden/>
          </w:rPr>
          <w:tab/>
        </w:r>
        <w:r>
          <w:rPr>
            <w:noProof/>
            <w:webHidden/>
          </w:rPr>
          <w:fldChar w:fldCharType="begin"/>
        </w:r>
        <w:r>
          <w:rPr>
            <w:noProof/>
            <w:webHidden/>
          </w:rPr>
          <w:instrText xml:space="preserve"> PAGEREF _Toc229695700 \h </w:instrText>
        </w:r>
        <w:r>
          <w:rPr>
            <w:noProof/>
            <w:webHidden/>
          </w:rPr>
        </w:r>
        <w:r>
          <w:rPr>
            <w:noProof/>
            <w:webHidden/>
          </w:rPr>
          <w:fldChar w:fldCharType="separate"/>
        </w:r>
        <w:r>
          <w:rPr>
            <w:noProof/>
            <w:webHidden/>
          </w:rPr>
          <w:t>32</w:t>
        </w:r>
        <w:r>
          <w:rPr>
            <w:noProof/>
            <w:webHidden/>
          </w:rPr>
          <w:fldChar w:fldCharType="end"/>
        </w:r>
      </w:hyperlink>
    </w:p>
    <w:p w14:paraId="0DBB9D6C"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01" w:history="1">
        <w:r>
          <w:rPr>
            <w:rStyle w:val="Hyperlink"/>
            <w:noProof/>
          </w:rPr>
          <w:t>Figure 10: View Result Sequence Diagram</w:t>
        </w:r>
        <w:r>
          <w:rPr>
            <w:noProof/>
            <w:webHidden/>
          </w:rPr>
          <w:tab/>
        </w:r>
        <w:r>
          <w:rPr>
            <w:noProof/>
            <w:webHidden/>
          </w:rPr>
          <w:fldChar w:fldCharType="begin"/>
        </w:r>
        <w:r>
          <w:rPr>
            <w:noProof/>
            <w:webHidden/>
          </w:rPr>
          <w:instrText xml:space="preserve"> PAGEREF _Toc229695701 \h </w:instrText>
        </w:r>
        <w:r>
          <w:rPr>
            <w:noProof/>
            <w:webHidden/>
          </w:rPr>
        </w:r>
        <w:r>
          <w:rPr>
            <w:noProof/>
            <w:webHidden/>
          </w:rPr>
          <w:fldChar w:fldCharType="separate"/>
        </w:r>
        <w:r>
          <w:rPr>
            <w:noProof/>
            <w:webHidden/>
          </w:rPr>
          <w:t>33</w:t>
        </w:r>
        <w:r>
          <w:rPr>
            <w:noProof/>
            <w:webHidden/>
          </w:rPr>
          <w:fldChar w:fldCharType="end"/>
        </w:r>
      </w:hyperlink>
    </w:p>
    <w:p w14:paraId="7192E4BD"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02" w:history="1">
        <w:r>
          <w:rPr>
            <w:rStyle w:val="Hyperlink"/>
            <w:noProof/>
          </w:rPr>
          <w:t>Figure 11: View Posts Sequence Diagram</w:t>
        </w:r>
        <w:r>
          <w:rPr>
            <w:noProof/>
            <w:webHidden/>
          </w:rPr>
          <w:tab/>
        </w:r>
        <w:r>
          <w:rPr>
            <w:noProof/>
            <w:webHidden/>
          </w:rPr>
          <w:fldChar w:fldCharType="begin"/>
        </w:r>
        <w:r>
          <w:rPr>
            <w:noProof/>
            <w:webHidden/>
          </w:rPr>
          <w:instrText xml:space="preserve"> PAGEREF _Toc229695702 \h </w:instrText>
        </w:r>
        <w:r>
          <w:rPr>
            <w:noProof/>
            <w:webHidden/>
          </w:rPr>
        </w:r>
        <w:r>
          <w:rPr>
            <w:noProof/>
            <w:webHidden/>
          </w:rPr>
          <w:fldChar w:fldCharType="separate"/>
        </w:r>
        <w:r>
          <w:rPr>
            <w:noProof/>
            <w:webHidden/>
          </w:rPr>
          <w:t>33</w:t>
        </w:r>
        <w:r>
          <w:rPr>
            <w:noProof/>
            <w:webHidden/>
          </w:rPr>
          <w:fldChar w:fldCharType="end"/>
        </w:r>
      </w:hyperlink>
    </w:p>
    <w:p w14:paraId="2B5E22D1"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03" w:history="1">
        <w:r>
          <w:rPr>
            <w:rStyle w:val="Hyperlink"/>
            <w:noProof/>
          </w:rPr>
          <w:t>Figure 12: View Status Indicator Sequence Diagram</w:t>
        </w:r>
        <w:r>
          <w:rPr>
            <w:noProof/>
            <w:webHidden/>
          </w:rPr>
          <w:tab/>
        </w:r>
        <w:r>
          <w:rPr>
            <w:noProof/>
            <w:webHidden/>
          </w:rPr>
          <w:fldChar w:fldCharType="begin"/>
        </w:r>
        <w:r>
          <w:rPr>
            <w:noProof/>
            <w:webHidden/>
          </w:rPr>
          <w:instrText xml:space="preserve"> PAGEREF _Toc229695703 \h </w:instrText>
        </w:r>
        <w:r>
          <w:rPr>
            <w:noProof/>
            <w:webHidden/>
          </w:rPr>
        </w:r>
        <w:r>
          <w:rPr>
            <w:noProof/>
            <w:webHidden/>
          </w:rPr>
          <w:fldChar w:fldCharType="separate"/>
        </w:r>
        <w:r>
          <w:rPr>
            <w:noProof/>
            <w:webHidden/>
          </w:rPr>
          <w:t>34</w:t>
        </w:r>
        <w:r>
          <w:rPr>
            <w:noProof/>
            <w:webHidden/>
          </w:rPr>
          <w:fldChar w:fldCharType="end"/>
        </w:r>
      </w:hyperlink>
    </w:p>
    <w:p w14:paraId="556A8504"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04" w:history="1">
        <w:r>
          <w:rPr>
            <w:rStyle w:val="Hyperlink"/>
            <w:noProof/>
          </w:rPr>
          <w:t>Figure 13: View Aspects Sequence Diagram</w:t>
        </w:r>
        <w:r>
          <w:rPr>
            <w:noProof/>
            <w:webHidden/>
          </w:rPr>
          <w:tab/>
        </w:r>
        <w:r>
          <w:rPr>
            <w:noProof/>
            <w:webHidden/>
          </w:rPr>
          <w:fldChar w:fldCharType="begin"/>
        </w:r>
        <w:r>
          <w:rPr>
            <w:noProof/>
            <w:webHidden/>
          </w:rPr>
          <w:instrText xml:space="preserve"> PAGEREF _Toc229695704 \h </w:instrText>
        </w:r>
        <w:r>
          <w:rPr>
            <w:noProof/>
            <w:webHidden/>
          </w:rPr>
        </w:r>
        <w:r>
          <w:rPr>
            <w:noProof/>
            <w:webHidden/>
          </w:rPr>
          <w:fldChar w:fldCharType="separate"/>
        </w:r>
        <w:r>
          <w:rPr>
            <w:noProof/>
            <w:webHidden/>
          </w:rPr>
          <w:t>35</w:t>
        </w:r>
        <w:r>
          <w:rPr>
            <w:noProof/>
            <w:webHidden/>
          </w:rPr>
          <w:fldChar w:fldCharType="end"/>
        </w:r>
      </w:hyperlink>
    </w:p>
    <w:p w14:paraId="727DC32A"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05" w:history="1">
        <w:r>
          <w:rPr>
            <w:rStyle w:val="Hyperlink"/>
            <w:noProof/>
          </w:rPr>
          <w:t>Figure 14: Report Inaccurate Review Sequence Diagram</w:t>
        </w:r>
        <w:r>
          <w:rPr>
            <w:noProof/>
            <w:webHidden/>
          </w:rPr>
          <w:tab/>
        </w:r>
        <w:r>
          <w:rPr>
            <w:noProof/>
            <w:webHidden/>
          </w:rPr>
          <w:fldChar w:fldCharType="begin"/>
        </w:r>
        <w:r>
          <w:rPr>
            <w:noProof/>
            <w:webHidden/>
          </w:rPr>
          <w:instrText xml:space="preserve"> PAGEREF _Toc229695705 \h </w:instrText>
        </w:r>
        <w:r>
          <w:rPr>
            <w:noProof/>
            <w:webHidden/>
          </w:rPr>
        </w:r>
        <w:r>
          <w:rPr>
            <w:noProof/>
            <w:webHidden/>
          </w:rPr>
          <w:fldChar w:fldCharType="separate"/>
        </w:r>
        <w:r>
          <w:rPr>
            <w:noProof/>
            <w:webHidden/>
          </w:rPr>
          <w:t>35</w:t>
        </w:r>
        <w:r>
          <w:rPr>
            <w:noProof/>
            <w:webHidden/>
          </w:rPr>
          <w:fldChar w:fldCharType="end"/>
        </w:r>
      </w:hyperlink>
    </w:p>
    <w:p w14:paraId="5DB524DB"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06" w:history="1">
        <w:r>
          <w:rPr>
            <w:rStyle w:val="Hyperlink"/>
            <w:noProof/>
          </w:rPr>
          <w:t>Figure 15: Start Analysis Activity Diagram</w:t>
        </w:r>
        <w:r>
          <w:rPr>
            <w:noProof/>
            <w:webHidden/>
          </w:rPr>
          <w:tab/>
        </w:r>
        <w:r>
          <w:rPr>
            <w:noProof/>
            <w:webHidden/>
          </w:rPr>
          <w:fldChar w:fldCharType="begin"/>
        </w:r>
        <w:r>
          <w:rPr>
            <w:noProof/>
            <w:webHidden/>
          </w:rPr>
          <w:instrText xml:space="preserve"> PAGEREF _Toc229695706 \h </w:instrText>
        </w:r>
        <w:r>
          <w:rPr>
            <w:noProof/>
            <w:webHidden/>
          </w:rPr>
        </w:r>
        <w:r>
          <w:rPr>
            <w:noProof/>
            <w:webHidden/>
          </w:rPr>
          <w:fldChar w:fldCharType="separate"/>
        </w:r>
        <w:r>
          <w:rPr>
            <w:noProof/>
            <w:webHidden/>
          </w:rPr>
          <w:t>36</w:t>
        </w:r>
        <w:r>
          <w:rPr>
            <w:noProof/>
            <w:webHidden/>
          </w:rPr>
          <w:fldChar w:fldCharType="end"/>
        </w:r>
      </w:hyperlink>
    </w:p>
    <w:p w14:paraId="0953D67B"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07" w:history="1">
        <w:r>
          <w:rPr>
            <w:rStyle w:val="Hyperlink"/>
            <w:noProof/>
          </w:rPr>
          <w:t>Figure 16: Upload Custom Dataset Activity Diagram</w:t>
        </w:r>
        <w:r>
          <w:rPr>
            <w:noProof/>
            <w:webHidden/>
          </w:rPr>
          <w:tab/>
        </w:r>
        <w:r>
          <w:rPr>
            <w:noProof/>
            <w:webHidden/>
          </w:rPr>
          <w:fldChar w:fldCharType="begin"/>
        </w:r>
        <w:r>
          <w:rPr>
            <w:noProof/>
            <w:webHidden/>
          </w:rPr>
          <w:instrText xml:space="preserve"> PAGEREF _Toc229695707 \h </w:instrText>
        </w:r>
        <w:r>
          <w:rPr>
            <w:noProof/>
            <w:webHidden/>
          </w:rPr>
        </w:r>
        <w:r>
          <w:rPr>
            <w:noProof/>
            <w:webHidden/>
          </w:rPr>
          <w:fldChar w:fldCharType="separate"/>
        </w:r>
        <w:r>
          <w:rPr>
            <w:noProof/>
            <w:webHidden/>
          </w:rPr>
          <w:t>37</w:t>
        </w:r>
        <w:r>
          <w:rPr>
            <w:noProof/>
            <w:webHidden/>
          </w:rPr>
          <w:fldChar w:fldCharType="end"/>
        </w:r>
      </w:hyperlink>
    </w:p>
    <w:p w14:paraId="7057D5E4"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08" w:history="1">
        <w:r>
          <w:rPr>
            <w:rStyle w:val="Hyperlink"/>
            <w:noProof/>
          </w:rPr>
          <w:t>Figure 17: Entity-Relationship Diagram</w:t>
        </w:r>
        <w:r>
          <w:rPr>
            <w:noProof/>
            <w:webHidden/>
          </w:rPr>
          <w:tab/>
        </w:r>
        <w:r>
          <w:rPr>
            <w:noProof/>
            <w:webHidden/>
          </w:rPr>
          <w:fldChar w:fldCharType="begin"/>
        </w:r>
        <w:r>
          <w:rPr>
            <w:noProof/>
            <w:webHidden/>
          </w:rPr>
          <w:instrText xml:space="preserve"> PAGEREF _Toc229695708 \h </w:instrText>
        </w:r>
        <w:r>
          <w:rPr>
            <w:noProof/>
            <w:webHidden/>
          </w:rPr>
        </w:r>
        <w:r>
          <w:rPr>
            <w:noProof/>
            <w:webHidden/>
          </w:rPr>
          <w:fldChar w:fldCharType="separate"/>
        </w:r>
        <w:r>
          <w:rPr>
            <w:noProof/>
            <w:webHidden/>
          </w:rPr>
          <w:t>38</w:t>
        </w:r>
        <w:r>
          <w:rPr>
            <w:noProof/>
            <w:webHidden/>
          </w:rPr>
          <w:fldChar w:fldCharType="end"/>
        </w:r>
      </w:hyperlink>
    </w:p>
    <w:p w14:paraId="74B58848"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09" w:history="1">
        <w:r>
          <w:rPr>
            <w:rStyle w:val="Hyperlink"/>
            <w:noProof/>
          </w:rPr>
          <w:t>Figure 18: Relational Model</w:t>
        </w:r>
        <w:r>
          <w:rPr>
            <w:noProof/>
            <w:webHidden/>
          </w:rPr>
          <w:tab/>
        </w:r>
        <w:r>
          <w:rPr>
            <w:noProof/>
            <w:webHidden/>
          </w:rPr>
          <w:fldChar w:fldCharType="begin"/>
        </w:r>
        <w:r>
          <w:rPr>
            <w:noProof/>
            <w:webHidden/>
          </w:rPr>
          <w:instrText xml:space="preserve"> PAGEREF _Toc229695709 \h </w:instrText>
        </w:r>
        <w:r>
          <w:rPr>
            <w:noProof/>
            <w:webHidden/>
          </w:rPr>
        </w:r>
        <w:r>
          <w:rPr>
            <w:noProof/>
            <w:webHidden/>
          </w:rPr>
          <w:fldChar w:fldCharType="separate"/>
        </w:r>
        <w:r>
          <w:rPr>
            <w:noProof/>
            <w:webHidden/>
          </w:rPr>
          <w:t>39</w:t>
        </w:r>
        <w:r>
          <w:rPr>
            <w:noProof/>
            <w:webHidden/>
          </w:rPr>
          <w:fldChar w:fldCharType="end"/>
        </w:r>
      </w:hyperlink>
    </w:p>
    <w:p w14:paraId="733A271E"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10" w:history="1">
        <w:r>
          <w:rPr>
            <w:rStyle w:val="Hyperlink"/>
            <w:noProof/>
          </w:rPr>
          <w:t>Figure 19: Main Dashboard View</w:t>
        </w:r>
        <w:r>
          <w:rPr>
            <w:noProof/>
            <w:webHidden/>
          </w:rPr>
          <w:tab/>
        </w:r>
        <w:r>
          <w:rPr>
            <w:noProof/>
            <w:webHidden/>
          </w:rPr>
          <w:fldChar w:fldCharType="begin"/>
        </w:r>
        <w:r>
          <w:rPr>
            <w:noProof/>
            <w:webHidden/>
          </w:rPr>
          <w:instrText xml:space="preserve"> PAGEREF _Toc229695710 \h </w:instrText>
        </w:r>
        <w:r>
          <w:rPr>
            <w:noProof/>
            <w:webHidden/>
          </w:rPr>
        </w:r>
        <w:r>
          <w:rPr>
            <w:noProof/>
            <w:webHidden/>
          </w:rPr>
          <w:fldChar w:fldCharType="separate"/>
        </w:r>
        <w:r>
          <w:rPr>
            <w:noProof/>
            <w:webHidden/>
          </w:rPr>
          <w:t>40</w:t>
        </w:r>
        <w:r>
          <w:rPr>
            <w:noProof/>
            <w:webHidden/>
          </w:rPr>
          <w:fldChar w:fldCharType="end"/>
        </w:r>
      </w:hyperlink>
    </w:p>
    <w:p w14:paraId="18FB9892"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11" w:history="1">
        <w:r>
          <w:rPr>
            <w:rStyle w:val="Hyperlink"/>
            <w:noProof/>
          </w:rPr>
          <w:t>Figure 20: Start Analysis View</w:t>
        </w:r>
        <w:r>
          <w:rPr>
            <w:noProof/>
            <w:webHidden/>
          </w:rPr>
          <w:tab/>
        </w:r>
        <w:r>
          <w:rPr>
            <w:noProof/>
            <w:webHidden/>
          </w:rPr>
          <w:fldChar w:fldCharType="begin"/>
        </w:r>
        <w:r>
          <w:rPr>
            <w:noProof/>
            <w:webHidden/>
          </w:rPr>
          <w:instrText xml:space="preserve"> PAGEREF _Toc229695711 \h </w:instrText>
        </w:r>
        <w:r>
          <w:rPr>
            <w:noProof/>
            <w:webHidden/>
          </w:rPr>
        </w:r>
        <w:r>
          <w:rPr>
            <w:noProof/>
            <w:webHidden/>
          </w:rPr>
          <w:fldChar w:fldCharType="separate"/>
        </w:r>
        <w:r>
          <w:rPr>
            <w:noProof/>
            <w:webHidden/>
          </w:rPr>
          <w:t>40</w:t>
        </w:r>
        <w:r>
          <w:rPr>
            <w:noProof/>
            <w:webHidden/>
          </w:rPr>
          <w:fldChar w:fldCharType="end"/>
        </w:r>
      </w:hyperlink>
    </w:p>
    <w:p w14:paraId="0718D775"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12" w:history="1">
        <w:r>
          <w:rPr>
            <w:rStyle w:val="Hyperlink"/>
            <w:noProof/>
          </w:rPr>
          <w:t>Figure 21: View Reports History View</w:t>
        </w:r>
        <w:r>
          <w:rPr>
            <w:noProof/>
            <w:webHidden/>
          </w:rPr>
          <w:tab/>
        </w:r>
        <w:r>
          <w:rPr>
            <w:noProof/>
            <w:webHidden/>
          </w:rPr>
          <w:fldChar w:fldCharType="begin"/>
        </w:r>
        <w:r>
          <w:rPr>
            <w:noProof/>
            <w:webHidden/>
          </w:rPr>
          <w:instrText xml:space="preserve"> PAGEREF _Toc229695712 \h </w:instrText>
        </w:r>
        <w:r>
          <w:rPr>
            <w:noProof/>
            <w:webHidden/>
          </w:rPr>
        </w:r>
        <w:r>
          <w:rPr>
            <w:noProof/>
            <w:webHidden/>
          </w:rPr>
          <w:fldChar w:fldCharType="separate"/>
        </w:r>
        <w:r>
          <w:rPr>
            <w:noProof/>
            <w:webHidden/>
          </w:rPr>
          <w:t>41</w:t>
        </w:r>
        <w:r>
          <w:rPr>
            <w:noProof/>
            <w:webHidden/>
          </w:rPr>
          <w:fldChar w:fldCharType="end"/>
        </w:r>
      </w:hyperlink>
    </w:p>
    <w:p w14:paraId="5F0E62BE"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13" w:history="1">
        <w:r>
          <w:rPr>
            <w:rStyle w:val="Hyperlink"/>
            <w:noProof/>
          </w:rPr>
          <w:t>Figure 22: Brand Management View</w:t>
        </w:r>
        <w:r>
          <w:rPr>
            <w:noProof/>
            <w:webHidden/>
          </w:rPr>
          <w:tab/>
        </w:r>
        <w:r>
          <w:rPr>
            <w:noProof/>
            <w:webHidden/>
          </w:rPr>
          <w:fldChar w:fldCharType="begin"/>
        </w:r>
        <w:r>
          <w:rPr>
            <w:noProof/>
            <w:webHidden/>
          </w:rPr>
          <w:instrText xml:space="preserve"> PAGEREF _Toc229695713 \h </w:instrText>
        </w:r>
        <w:r>
          <w:rPr>
            <w:noProof/>
            <w:webHidden/>
          </w:rPr>
        </w:r>
        <w:r>
          <w:rPr>
            <w:noProof/>
            <w:webHidden/>
          </w:rPr>
          <w:fldChar w:fldCharType="separate"/>
        </w:r>
        <w:r>
          <w:rPr>
            <w:noProof/>
            <w:webHidden/>
          </w:rPr>
          <w:t>41</w:t>
        </w:r>
        <w:r>
          <w:rPr>
            <w:noProof/>
            <w:webHidden/>
          </w:rPr>
          <w:fldChar w:fldCharType="end"/>
        </w:r>
      </w:hyperlink>
    </w:p>
    <w:p w14:paraId="45EEF88D"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14" w:history="1">
        <w:r>
          <w:rPr>
            <w:rStyle w:val="Hyperlink"/>
            <w:noProof/>
          </w:rPr>
          <w:t>Figure 23: View Result View</w:t>
        </w:r>
        <w:r>
          <w:rPr>
            <w:noProof/>
            <w:webHidden/>
          </w:rPr>
          <w:tab/>
        </w:r>
        <w:r>
          <w:rPr>
            <w:noProof/>
            <w:webHidden/>
          </w:rPr>
          <w:fldChar w:fldCharType="begin"/>
        </w:r>
        <w:r>
          <w:rPr>
            <w:noProof/>
            <w:webHidden/>
          </w:rPr>
          <w:instrText xml:space="preserve"> PAGEREF _Toc229695714 \h </w:instrText>
        </w:r>
        <w:r>
          <w:rPr>
            <w:noProof/>
            <w:webHidden/>
          </w:rPr>
        </w:r>
        <w:r>
          <w:rPr>
            <w:noProof/>
            <w:webHidden/>
          </w:rPr>
          <w:fldChar w:fldCharType="separate"/>
        </w:r>
        <w:r>
          <w:rPr>
            <w:noProof/>
            <w:webHidden/>
          </w:rPr>
          <w:t>42</w:t>
        </w:r>
        <w:r>
          <w:rPr>
            <w:noProof/>
            <w:webHidden/>
          </w:rPr>
          <w:fldChar w:fldCharType="end"/>
        </w:r>
      </w:hyperlink>
    </w:p>
    <w:p w14:paraId="7BC217C7"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15" w:history="1">
        <w:r>
          <w:rPr>
            <w:rStyle w:val="Hyperlink"/>
            <w:noProof/>
          </w:rPr>
          <w:t>Figure 24: View Posts View</w:t>
        </w:r>
        <w:r>
          <w:rPr>
            <w:noProof/>
            <w:webHidden/>
          </w:rPr>
          <w:tab/>
        </w:r>
        <w:r>
          <w:rPr>
            <w:noProof/>
            <w:webHidden/>
          </w:rPr>
          <w:fldChar w:fldCharType="begin"/>
        </w:r>
        <w:r>
          <w:rPr>
            <w:noProof/>
            <w:webHidden/>
          </w:rPr>
          <w:instrText xml:space="preserve"> PAGEREF _Toc229695715 \h </w:instrText>
        </w:r>
        <w:r>
          <w:rPr>
            <w:noProof/>
            <w:webHidden/>
          </w:rPr>
        </w:r>
        <w:r>
          <w:rPr>
            <w:noProof/>
            <w:webHidden/>
          </w:rPr>
          <w:fldChar w:fldCharType="separate"/>
        </w:r>
        <w:r>
          <w:rPr>
            <w:noProof/>
            <w:webHidden/>
          </w:rPr>
          <w:t>42</w:t>
        </w:r>
        <w:r>
          <w:rPr>
            <w:noProof/>
            <w:webHidden/>
          </w:rPr>
          <w:fldChar w:fldCharType="end"/>
        </w:r>
      </w:hyperlink>
    </w:p>
    <w:p w14:paraId="60173656"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16" w:history="1">
        <w:r>
          <w:rPr>
            <w:rStyle w:val="Hyperlink"/>
            <w:noProof/>
          </w:rPr>
          <w:t>Figure 25: View Aspects View</w:t>
        </w:r>
        <w:r>
          <w:rPr>
            <w:noProof/>
            <w:webHidden/>
          </w:rPr>
          <w:tab/>
        </w:r>
        <w:r>
          <w:rPr>
            <w:noProof/>
            <w:webHidden/>
          </w:rPr>
          <w:fldChar w:fldCharType="begin"/>
        </w:r>
        <w:r>
          <w:rPr>
            <w:noProof/>
            <w:webHidden/>
          </w:rPr>
          <w:instrText xml:space="preserve"> PAGEREF _Toc229695716 \h </w:instrText>
        </w:r>
        <w:r>
          <w:rPr>
            <w:noProof/>
            <w:webHidden/>
          </w:rPr>
        </w:r>
        <w:r>
          <w:rPr>
            <w:noProof/>
            <w:webHidden/>
          </w:rPr>
          <w:fldChar w:fldCharType="separate"/>
        </w:r>
        <w:r>
          <w:rPr>
            <w:noProof/>
            <w:webHidden/>
          </w:rPr>
          <w:t>43</w:t>
        </w:r>
        <w:r>
          <w:rPr>
            <w:noProof/>
            <w:webHidden/>
          </w:rPr>
          <w:fldChar w:fldCharType="end"/>
        </w:r>
      </w:hyperlink>
    </w:p>
    <w:p w14:paraId="758C639F"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17" w:history="1">
        <w:r>
          <w:rPr>
            <w:rStyle w:val="Hyperlink"/>
            <w:noProof/>
          </w:rPr>
          <w:t>Figure 26: View Status Indicator View</w:t>
        </w:r>
        <w:r>
          <w:rPr>
            <w:noProof/>
            <w:webHidden/>
          </w:rPr>
          <w:tab/>
        </w:r>
        <w:r>
          <w:rPr>
            <w:noProof/>
            <w:webHidden/>
          </w:rPr>
          <w:fldChar w:fldCharType="begin"/>
        </w:r>
        <w:r>
          <w:rPr>
            <w:noProof/>
            <w:webHidden/>
          </w:rPr>
          <w:instrText xml:space="preserve"> PAGEREF _Toc229695717 \h </w:instrText>
        </w:r>
        <w:r>
          <w:rPr>
            <w:noProof/>
            <w:webHidden/>
          </w:rPr>
        </w:r>
        <w:r>
          <w:rPr>
            <w:noProof/>
            <w:webHidden/>
          </w:rPr>
          <w:fldChar w:fldCharType="separate"/>
        </w:r>
        <w:r>
          <w:rPr>
            <w:noProof/>
            <w:webHidden/>
          </w:rPr>
          <w:t>43</w:t>
        </w:r>
        <w:r>
          <w:rPr>
            <w:noProof/>
            <w:webHidden/>
          </w:rPr>
          <w:fldChar w:fldCharType="end"/>
        </w:r>
      </w:hyperlink>
    </w:p>
    <w:p w14:paraId="25D6B78F" w14:textId="77777777" w:rsidR="00503717" w:rsidRPr="00132E97" w:rsidRDefault="00B576DF" w:rsidP="006E5009">
      <w:pPr>
        <w:pStyle w:val="TableofFigures"/>
        <w:tabs>
          <w:tab w:val="right" w:pos="8636"/>
        </w:tabs>
        <w:rPr>
          <w:rFonts w:ascii="Times New Roman" w:hAnsi="Times New Roman"/>
        </w:rPr>
      </w:pPr>
      <w:r>
        <w:rPr>
          <w:rStyle w:val="Hyperlink"/>
          <w:rFonts w:ascii="Times New Roman" w:hAnsi="Times New Roman"/>
          <w:noProof/>
          <w:sz w:val="22"/>
          <w:szCs w:val="32"/>
          <w:lang w:val="en-US"/>
        </w:rPr>
        <w:fldChar w:fldCharType="end"/>
      </w:r>
    </w:p>
    <w:p w14:paraId="394CB8E6" w14:textId="77777777" w:rsidR="006E5009" w:rsidRPr="00132E97" w:rsidRDefault="006E5009" w:rsidP="006E5009">
      <w:pPr>
        <w:spacing w:after="0"/>
        <w:rPr>
          <w:b/>
          <w:bCs/>
          <w:sz w:val="48"/>
          <w:szCs w:val="48"/>
        </w:rPr>
      </w:pPr>
      <w:r>
        <w:rPr>
          <w:b/>
          <w:bCs/>
          <w:sz w:val="48"/>
          <w:szCs w:val="48"/>
        </w:rPr>
        <w:t>LIST OF TABLES</w:t>
      </w:r>
    </w:p>
    <w:p w14:paraId="4F5E2220" w14:textId="77777777" w:rsidR="00683F98" w:rsidRDefault="006E5009">
      <w:pPr>
        <w:pStyle w:val="TableofFigures"/>
        <w:tabs>
          <w:tab w:val="right" w:pos="8636"/>
        </w:tabs>
        <w:rPr>
          <w:rFonts w:eastAsiaTheme="minorEastAsia" w:cstheme="minorBidi"/>
          <w:caps w:val="0"/>
          <w:noProof/>
          <w:kern w:val="2"/>
          <w:sz w:val="24"/>
          <w:lang w:val="en-US"/>
          <w14:ligatures w14:val="standardContextual"/>
        </w:rPr>
      </w:pPr>
      <w:r>
        <w:rPr>
          <w:rFonts w:ascii="Times New Roman" w:hAnsi="Times New Roman"/>
          <w:sz w:val="21"/>
          <w:szCs w:val="28"/>
        </w:rPr>
        <w:fldChar w:fldCharType="begin"/>
      </w:r>
      <w:r>
        <w:rPr>
          <w:rFonts w:ascii="Times New Roman" w:hAnsi="Times New Roman"/>
          <w:sz w:val="21"/>
          <w:szCs w:val="28"/>
        </w:rPr>
        <w:instrText xml:space="preserve"> TOC \h \z \c "Table" </w:instrText>
      </w:r>
      <w:r>
        <w:rPr>
          <w:rFonts w:ascii="Times New Roman" w:hAnsi="Times New Roman"/>
          <w:sz w:val="21"/>
          <w:szCs w:val="28"/>
        </w:rPr>
        <w:fldChar w:fldCharType="separate"/>
      </w:r>
      <w:hyperlink w:anchor="_Toc229695718" w:history="1">
        <w:r>
          <w:rPr>
            <w:rStyle w:val="Hyperlink"/>
            <w:noProof/>
          </w:rPr>
          <w:t>Table 1: Production LLMs Sentiment Analysis Performance</w:t>
        </w:r>
        <w:r>
          <w:rPr>
            <w:noProof/>
            <w:webHidden/>
          </w:rPr>
          <w:tab/>
        </w:r>
        <w:r>
          <w:rPr>
            <w:noProof/>
            <w:webHidden/>
          </w:rPr>
          <w:fldChar w:fldCharType="begin"/>
        </w:r>
        <w:r>
          <w:rPr>
            <w:noProof/>
            <w:webHidden/>
          </w:rPr>
          <w:instrText xml:space="preserve"> PAGEREF _Toc229695718 \h </w:instrText>
        </w:r>
        <w:r>
          <w:rPr>
            <w:noProof/>
            <w:webHidden/>
          </w:rPr>
        </w:r>
        <w:r>
          <w:rPr>
            <w:noProof/>
            <w:webHidden/>
          </w:rPr>
          <w:fldChar w:fldCharType="separate"/>
        </w:r>
        <w:r>
          <w:rPr>
            <w:noProof/>
            <w:webHidden/>
          </w:rPr>
          <w:t>12</w:t>
        </w:r>
        <w:r>
          <w:rPr>
            <w:noProof/>
            <w:webHidden/>
          </w:rPr>
          <w:fldChar w:fldCharType="end"/>
        </w:r>
      </w:hyperlink>
    </w:p>
    <w:p w14:paraId="695005E8"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19" w:history="1">
        <w:r>
          <w:rPr>
            <w:rStyle w:val="Hyperlink"/>
            <w:noProof/>
          </w:rPr>
          <w:t>Table 2: Open-Source LLMs Sentiment Analysis Performance</w:t>
        </w:r>
        <w:r>
          <w:rPr>
            <w:noProof/>
            <w:webHidden/>
          </w:rPr>
          <w:tab/>
        </w:r>
        <w:r>
          <w:rPr>
            <w:noProof/>
            <w:webHidden/>
          </w:rPr>
          <w:fldChar w:fldCharType="begin"/>
        </w:r>
        <w:r>
          <w:rPr>
            <w:noProof/>
            <w:webHidden/>
          </w:rPr>
          <w:instrText xml:space="preserve"> PAGEREF _Toc229695719 \h </w:instrText>
        </w:r>
        <w:r>
          <w:rPr>
            <w:noProof/>
            <w:webHidden/>
          </w:rPr>
        </w:r>
        <w:r>
          <w:rPr>
            <w:noProof/>
            <w:webHidden/>
          </w:rPr>
          <w:fldChar w:fldCharType="separate"/>
        </w:r>
        <w:r>
          <w:rPr>
            <w:noProof/>
            <w:webHidden/>
          </w:rPr>
          <w:t>12</w:t>
        </w:r>
        <w:r>
          <w:rPr>
            <w:noProof/>
            <w:webHidden/>
          </w:rPr>
          <w:fldChar w:fldCharType="end"/>
        </w:r>
      </w:hyperlink>
    </w:p>
    <w:p w14:paraId="3DFF7EC8"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20" w:history="1">
        <w:r>
          <w:rPr>
            <w:rStyle w:val="Hyperlink"/>
            <w:noProof/>
          </w:rPr>
          <w:t>Table 3: Open Source LLMs Arabic Sentiment Analysis Performance</w:t>
        </w:r>
        <w:r>
          <w:rPr>
            <w:noProof/>
            <w:webHidden/>
          </w:rPr>
          <w:tab/>
        </w:r>
        <w:r>
          <w:rPr>
            <w:noProof/>
            <w:webHidden/>
          </w:rPr>
          <w:fldChar w:fldCharType="begin"/>
        </w:r>
        <w:r>
          <w:rPr>
            <w:noProof/>
            <w:webHidden/>
          </w:rPr>
          <w:instrText xml:space="preserve"> PAGEREF _Toc229695720 \h </w:instrText>
        </w:r>
        <w:r>
          <w:rPr>
            <w:noProof/>
            <w:webHidden/>
          </w:rPr>
        </w:r>
        <w:r>
          <w:rPr>
            <w:noProof/>
            <w:webHidden/>
          </w:rPr>
          <w:fldChar w:fldCharType="separate"/>
        </w:r>
        <w:r>
          <w:rPr>
            <w:noProof/>
            <w:webHidden/>
          </w:rPr>
          <w:t>13</w:t>
        </w:r>
        <w:r>
          <w:rPr>
            <w:noProof/>
            <w:webHidden/>
          </w:rPr>
          <w:fldChar w:fldCharType="end"/>
        </w:r>
      </w:hyperlink>
    </w:p>
    <w:p w14:paraId="0DAF8EE8"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21" w:history="1">
        <w:r>
          <w:rPr>
            <w:rStyle w:val="Hyperlink"/>
            <w:noProof/>
          </w:rPr>
          <w:t>Table 4: Start Analysis Use Case Description</w:t>
        </w:r>
        <w:r>
          <w:rPr>
            <w:noProof/>
            <w:webHidden/>
          </w:rPr>
          <w:tab/>
        </w:r>
        <w:r>
          <w:rPr>
            <w:noProof/>
            <w:webHidden/>
          </w:rPr>
          <w:fldChar w:fldCharType="begin"/>
        </w:r>
        <w:r>
          <w:rPr>
            <w:noProof/>
            <w:webHidden/>
          </w:rPr>
          <w:instrText xml:space="preserve"> PAGEREF _Toc229695721 \h </w:instrText>
        </w:r>
        <w:r>
          <w:rPr>
            <w:noProof/>
            <w:webHidden/>
          </w:rPr>
        </w:r>
        <w:r>
          <w:rPr>
            <w:noProof/>
            <w:webHidden/>
          </w:rPr>
          <w:fldChar w:fldCharType="separate"/>
        </w:r>
        <w:r>
          <w:rPr>
            <w:noProof/>
            <w:webHidden/>
          </w:rPr>
          <w:t>19</w:t>
        </w:r>
        <w:r>
          <w:rPr>
            <w:noProof/>
            <w:webHidden/>
          </w:rPr>
          <w:fldChar w:fldCharType="end"/>
        </w:r>
      </w:hyperlink>
    </w:p>
    <w:p w14:paraId="230A225D"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22" w:history="1">
        <w:r>
          <w:rPr>
            <w:rStyle w:val="Hyperlink"/>
            <w:noProof/>
          </w:rPr>
          <w:t>Table 5: View Result Use Case Description</w:t>
        </w:r>
        <w:r>
          <w:rPr>
            <w:noProof/>
            <w:webHidden/>
          </w:rPr>
          <w:tab/>
        </w:r>
        <w:r>
          <w:rPr>
            <w:noProof/>
            <w:webHidden/>
          </w:rPr>
          <w:fldChar w:fldCharType="begin"/>
        </w:r>
        <w:r>
          <w:rPr>
            <w:noProof/>
            <w:webHidden/>
          </w:rPr>
          <w:instrText xml:space="preserve"> PAGEREF _Toc229695722 \h </w:instrText>
        </w:r>
        <w:r>
          <w:rPr>
            <w:noProof/>
            <w:webHidden/>
          </w:rPr>
        </w:r>
        <w:r>
          <w:rPr>
            <w:noProof/>
            <w:webHidden/>
          </w:rPr>
          <w:fldChar w:fldCharType="separate"/>
        </w:r>
        <w:r>
          <w:rPr>
            <w:noProof/>
            <w:webHidden/>
          </w:rPr>
          <w:t>20</w:t>
        </w:r>
        <w:r>
          <w:rPr>
            <w:noProof/>
            <w:webHidden/>
          </w:rPr>
          <w:fldChar w:fldCharType="end"/>
        </w:r>
      </w:hyperlink>
    </w:p>
    <w:p w14:paraId="56D51995"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23" w:history="1">
        <w:r>
          <w:rPr>
            <w:rStyle w:val="Hyperlink"/>
            <w:noProof/>
          </w:rPr>
          <w:t>Table 6: View Posts Use Case Description</w:t>
        </w:r>
        <w:r>
          <w:rPr>
            <w:noProof/>
            <w:webHidden/>
          </w:rPr>
          <w:tab/>
        </w:r>
        <w:r>
          <w:rPr>
            <w:noProof/>
            <w:webHidden/>
          </w:rPr>
          <w:fldChar w:fldCharType="begin"/>
        </w:r>
        <w:r>
          <w:rPr>
            <w:noProof/>
            <w:webHidden/>
          </w:rPr>
          <w:instrText xml:space="preserve"> PAGEREF _Toc229695723 \h </w:instrText>
        </w:r>
        <w:r>
          <w:rPr>
            <w:noProof/>
            <w:webHidden/>
          </w:rPr>
        </w:r>
        <w:r>
          <w:rPr>
            <w:noProof/>
            <w:webHidden/>
          </w:rPr>
          <w:fldChar w:fldCharType="separate"/>
        </w:r>
        <w:r>
          <w:rPr>
            <w:noProof/>
            <w:webHidden/>
          </w:rPr>
          <w:t>21</w:t>
        </w:r>
        <w:r>
          <w:rPr>
            <w:noProof/>
            <w:webHidden/>
          </w:rPr>
          <w:fldChar w:fldCharType="end"/>
        </w:r>
      </w:hyperlink>
    </w:p>
    <w:p w14:paraId="48435420"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24" w:history="1">
        <w:r>
          <w:rPr>
            <w:rStyle w:val="Hyperlink"/>
            <w:noProof/>
          </w:rPr>
          <w:t>Table 7: View Aspects Use Case Description</w:t>
        </w:r>
        <w:r>
          <w:rPr>
            <w:noProof/>
            <w:webHidden/>
          </w:rPr>
          <w:tab/>
        </w:r>
        <w:r>
          <w:rPr>
            <w:noProof/>
            <w:webHidden/>
          </w:rPr>
          <w:fldChar w:fldCharType="begin"/>
        </w:r>
        <w:r>
          <w:rPr>
            <w:noProof/>
            <w:webHidden/>
          </w:rPr>
          <w:instrText xml:space="preserve"> PAGEREF _Toc229695724 \h </w:instrText>
        </w:r>
        <w:r>
          <w:rPr>
            <w:noProof/>
            <w:webHidden/>
          </w:rPr>
        </w:r>
        <w:r>
          <w:rPr>
            <w:noProof/>
            <w:webHidden/>
          </w:rPr>
          <w:fldChar w:fldCharType="separate"/>
        </w:r>
        <w:r>
          <w:rPr>
            <w:noProof/>
            <w:webHidden/>
          </w:rPr>
          <w:t>22</w:t>
        </w:r>
        <w:r>
          <w:rPr>
            <w:noProof/>
            <w:webHidden/>
          </w:rPr>
          <w:fldChar w:fldCharType="end"/>
        </w:r>
      </w:hyperlink>
    </w:p>
    <w:p w14:paraId="59FF3826"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25" w:history="1">
        <w:r>
          <w:rPr>
            <w:rStyle w:val="Hyperlink"/>
            <w:noProof/>
          </w:rPr>
          <w:t>Table 8: View Status Indicator Use Case Description</w:t>
        </w:r>
        <w:r>
          <w:rPr>
            <w:noProof/>
            <w:webHidden/>
          </w:rPr>
          <w:tab/>
        </w:r>
        <w:r>
          <w:rPr>
            <w:noProof/>
            <w:webHidden/>
          </w:rPr>
          <w:fldChar w:fldCharType="begin"/>
        </w:r>
        <w:r>
          <w:rPr>
            <w:noProof/>
            <w:webHidden/>
          </w:rPr>
          <w:instrText xml:space="preserve"> PAGEREF _Toc229695725 \h </w:instrText>
        </w:r>
        <w:r>
          <w:rPr>
            <w:noProof/>
            <w:webHidden/>
          </w:rPr>
        </w:r>
        <w:r>
          <w:rPr>
            <w:noProof/>
            <w:webHidden/>
          </w:rPr>
          <w:fldChar w:fldCharType="separate"/>
        </w:r>
        <w:r>
          <w:rPr>
            <w:noProof/>
            <w:webHidden/>
          </w:rPr>
          <w:t>23</w:t>
        </w:r>
        <w:r>
          <w:rPr>
            <w:noProof/>
            <w:webHidden/>
          </w:rPr>
          <w:fldChar w:fldCharType="end"/>
        </w:r>
      </w:hyperlink>
    </w:p>
    <w:p w14:paraId="2F19F28E"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26" w:history="1">
        <w:r>
          <w:rPr>
            <w:rStyle w:val="Hyperlink"/>
            <w:noProof/>
          </w:rPr>
          <w:t>Table 9: Report Inaccurate Review Use Case Description</w:t>
        </w:r>
        <w:r>
          <w:rPr>
            <w:noProof/>
            <w:webHidden/>
          </w:rPr>
          <w:tab/>
        </w:r>
        <w:r>
          <w:rPr>
            <w:noProof/>
            <w:webHidden/>
          </w:rPr>
          <w:fldChar w:fldCharType="begin"/>
        </w:r>
        <w:r>
          <w:rPr>
            <w:noProof/>
            <w:webHidden/>
          </w:rPr>
          <w:instrText xml:space="preserve"> PAGEREF _Toc229695726 \h </w:instrText>
        </w:r>
        <w:r>
          <w:rPr>
            <w:noProof/>
            <w:webHidden/>
          </w:rPr>
        </w:r>
        <w:r>
          <w:rPr>
            <w:noProof/>
            <w:webHidden/>
          </w:rPr>
          <w:fldChar w:fldCharType="separate"/>
        </w:r>
        <w:r>
          <w:rPr>
            <w:noProof/>
            <w:webHidden/>
          </w:rPr>
          <w:t>24</w:t>
        </w:r>
        <w:r>
          <w:rPr>
            <w:noProof/>
            <w:webHidden/>
          </w:rPr>
          <w:fldChar w:fldCharType="end"/>
        </w:r>
      </w:hyperlink>
    </w:p>
    <w:p w14:paraId="117B08E1"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27" w:history="1">
        <w:r>
          <w:rPr>
            <w:rStyle w:val="Hyperlink"/>
            <w:noProof/>
          </w:rPr>
          <w:t>Table 10: View Analytics Use Case Description</w:t>
        </w:r>
        <w:r>
          <w:rPr>
            <w:noProof/>
            <w:webHidden/>
          </w:rPr>
          <w:tab/>
        </w:r>
        <w:r>
          <w:rPr>
            <w:noProof/>
            <w:webHidden/>
          </w:rPr>
          <w:fldChar w:fldCharType="begin"/>
        </w:r>
        <w:r>
          <w:rPr>
            <w:noProof/>
            <w:webHidden/>
          </w:rPr>
          <w:instrText xml:space="preserve"> PAGEREF _Toc229695727 \h </w:instrText>
        </w:r>
        <w:r>
          <w:rPr>
            <w:noProof/>
            <w:webHidden/>
          </w:rPr>
        </w:r>
        <w:r>
          <w:rPr>
            <w:noProof/>
            <w:webHidden/>
          </w:rPr>
          <w:fldChar w:fldCharType="separate"/>
        </w:r>
        <w:r>
          <w:rPr>
            <w:noProof/>
            <w:webHidden/>
          </w:rPr>
          <w:t>25</w:t>
        </w:r>
        <w:r>
          <w:rPr>
            <w:noProof/>
            <w:webHidden/>
          </w:rPr>
          <w:fldChar w:fldCharType="end"/>
        </w:r>
      </w:hyperlink>
    </w:p>
    <w:p w14:paraId="38106AAB"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28" w:history="1">
        <w:r>
          <w:rPr>
            <w:rStyle w:val="Hyperlink"/>
            <w:noProof/>
          </w:rPr>
          <w:t>Table 11: Upload Custom Dataset Use Case Description</w:t>
        </w:r>
        <w:r>
          <w:rPr>
            <w:noProof/>
            <w:webHidden/>
          </w:rPr>
          <w:tab/>
        </w:r>
        <w:r>
          <w:rPr>
            <w:noProof/>
            <w:webHidden/>
          </w:rPr>
          <w:fldChar w:fldCharType="begin"/>
        </w:r>
        <w:r>
          <w:rPr>
            <w:noProof/>
            <w:webHidden/>
          </w:rPr>
          <w:instrText xml:space="preserve"> PAGEREF _Toc229695728 \h </w:instrText>
        </w:r>
        <w:r>
          <w:rPr>
            <w:noProof/>
            <w:webHidden/>
          </w:rPr>
        </w:r>
        <w:r>
          <w:rPr>
            <w:noProof/>
            <w:webHidden/>
          </w:rPr>
          <w:fldChar w:fldCharType="separate"/>
        </w:r>
        <w:r>
          <w:rPr>
            <w:noProof/>
            <w:webHidden/>
          </w:rPr>
          <w:t>26</w:t>
        </w:r>
        <w:r>
          <w:rPr>
            <w:noProof/>
            <w:webHidden/>
          </w:rPr>
          <w:fldChar w:fldCharType="end"/>
        </w:r>
      </w:hyperlink>
    </w:p>
    <w:p w14:paraId="68D8EE2C"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29" w:history="1">
        <w:r>
          <w:rPr>
            <w:rStyle w:val="Hyperlink"/>
            <w:noProof/>
          </w:rPr>
          <w:t>Table 12: Generate Report Use Case Description</w:t>
        </w:r>
        <w:r>
          <w:rPr>
            <w:noProof/>
            <w:webHidden/>
          </w:rPr>
          <w:tab/>
        </w:r>
        <w:r>
          <w:rPr>
            <w:noProof/>
            <w:webHidden/>
          </w:rPr>
          <w:fldChar w:fldCharType="begin"/>
        </w:r>
        <w:r>
          <w:rPr>
            <w:noProof/>
            <w:webHidden/>
          </w:rPr>
          <w:instrText xml:space="preserve"> PAGEREF _Toc229695729 \h </w:instrText>
        </w:r>
        <w:r>
          <w:rPr>
            <w:noProof/>
            <w:webHidden/>
          </w:rPr>
        </w:r>
        <w:r>
          <w:rPr>
            <w:noProof/>
            <w:webHidden/>
          </w:rPr>
          <w:fldChar w:fldCharType="separate"/>
        </w:r>
        <w:r>
          <w:rPr>
            <w:noProof/>
            <w:webHidden/>
          </w:rPr>
          <w:t>27</w:t>
        </w:r>
        <w:r>
          <w:rPr>
            <w:noProof/>
            <w:webHidden/>
          </w:rPr>
          <w:fldChar w:fldCharType="end"/>
        </w:r>
      </w:hyperlink>
    </w:p>
    <w:p w14:paraId="6535F5D5"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30" w:history="1">
        <w:r>
          <w:rPr>
            <w:rStyle w:val="Hyperlink"/>
            <w:noProof/>
          </w:rPr>
          <w:t>Table 13: Prototype Sample Result on McDonald's Using (-4, 4) Scoring</w:t>
        </w:r>
        <w:r>
          <w:rPr>
            <w:noProof/>
            <w:webHidden/>
          </w:rPr>
          <w:tab/>
        </w:r>
        <w:r>
          <w:rPr>
            <w:noProof/>
            <w:webHidden/>
          </w:rPr>
          <w:fldChar w:fldCharType="begin"/>
        </w:r>
        <w:r>
          <w:rPr>
            <w:noProof/>
            <w:webHidden/>
          </w:rPr>
          <w:instrText xml:space="preserve"> PAGEREF _Toc229695730 \h </w:instrText>
        </w:r>
        <w:r>
          <w:rPr>
            <w:noProof/>
            <w:webHidden/>
          </w:rPr>
        </w:r>
        <w:r>
          <w:rPr>
            <w:noProof/>
            <w:webHidden/>
          </w:rPr>
          <w:fldChar w:fldCharType="separate"/>
        </w:r>
        <w:r>
          <w:rPr>
            <w:noProof/>
            <w:webHidden/>
          </w:rPr>
          <w:t>28</w:t>
        </w:r>
        <w:r>
          <w:rPr>
            <w:noProof/>
            <w:webHidden/>
          </w:rPr>
          <w:fldChar w:fldCharType="end"/>
        </w:r>
      </w:hyperlink>
    </w:p>
    <w:p w14:paraId="6224E323"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31" w:history="1">
        <w:r>
          <w:rPr>
            <w:rStyle w:val="Hyperlink"/>
            <w:noProof/>
          </w:rPr>
          <w:t>Table 14: Headline benchmark results on the intersection set of n = 261 consensus-relevant posts. MAE, Emo F1, and Asp F1 are computed on the intersection set. Coverage and Rel F1 are computed on the full 400-post evaluation. Pearson r is computed on each cell’s own predicted set. Best per column in bold.</w:t>
        </w:r>
        <w:r>
          <w:rPr>
            <w:noProof/>
            <w:webHidden/>
          </w:rPr>
          <w:tab/>
        </w:r>
        <w:r>
          <w:rPr>
            <w:noProof/>
            <w:webHidden/>
          </w:rPr>
          <w:fldChar w:fldCharType="begin"/>
        </w:r>
        <w:r>
          <w:rPr>
            <w:noProof/>
            <w:webHidden/>
          </w:rPr>
          <w:instrText xml:space="preserve"> PAGEREF _Toc229695731 \h </w:instrText>
        </w:r>
        <w:r>
          <w:rPr>
            <w:noProof/>
            <w:webHidden/>
          </w:rPr>
        </w:r>
        <w:r>
          <w:rPr>
            <w:noProof/>
            <w:webHidden/>
          </w:rPr>
          <w:fldChar w:fldCharType="separate"/>
        </w:r>
        <w:r>
          <w:rPr>
            <w:noProof/>
            <w:webHidden/>
          </w:rPr>
          <w:t>47</w:t>
        </w:r>
        <w:r>
          <w:rPr>
            <w:noProof/>
            <w:webHidden/>
          </w:rPr>
          <w:fldChar w:fldCharType="end"/>
        </w:r>
      </w:hyperlink>
    </w:p>
    <w:p w14:paraId="3C2AB219"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32" w:history="1">
        <w:r>
          <w:rPr>
            <w:rStyle w:val="Hyperlink"/>
            <w:noProof/>
          </w:rPr>
          <w:t>Table 15: Mean of each intersection-set metric over the three models, broken out by prompting regime. Static few-shot is the strongest regime on score regression; retrieved few-shot is the strongest on emotion and aspect classification.</w:t>
        </w:r>
        <w:r>
          <w:rPr>
            <w:noProof/>
            <w:webHidden/>
          </w:rPr>
          <w:tab/>
        </w:r>
        <w:r>
          <w:rPr>
            <w:noProof/>
            <w:webHidden/>
          </w:rPr>
          <w:fldChar w:fldCharType="begin"/>
        </w:r>
        <w:r>
          <w:rPr>
            <w:noProof/>
            <w:webHidden/>
          </w:rPr>
          <w:instrText xml:space="preserve"> PAGEREF _Toc229695732 \h </w:instrText>
        </w:r>
        <w:r>
          <w:rPr>
            <w:noProof/>
            <w:webHidden/>
          </w:rPr>
        </w:r>
        <w:r>
          <w:rPr>
            <w:noProof/>
            <w:webHidden/>
          </w:rPr>
          <w:fldChar w:fldCharType="separate"/>
        </w:r>
        <w:r>
          <w:rPr>
            <w:noProof/>
            <w:webHidden/>
          </w:rPr>
          <w:t>49</w:t>
        </w:r>
        <w:r>
          <w:rPr>
            <w:noProof/>
            <w:webHidden/>
          </w:rPr>
          <w:fldChar w:fldCharType="end"/>
        </w:r>
      </w:hyperlink>
    </w:p>
    <w:p w14:paraId="4CFF30A3" w14:textId="77777777" w:rsidR="00683F98" w:rsidRDefault="00683F98">
      <w:pPr>
        <w:pStyle w:val="TableofFigures"/>
        <w:tabs>
          <w:tab w:val="right" w:pos="8636"/>
        </w:tabs>
        <w:rPr>
          <w:rFonts w:eastAsiaTheme="minorEastAsia" w:cstheme="minorBidi"/>
          <w:caps w:val="0"/>
          <w:noProof/>
          <w:kern w:val="2"/>
          <w:sz w:val="24"/>
          <w:lang w:val="en-US"/>
          <w14:ligatures w14:val="standardContextual"/>
        </w:rPr>
      </w:pPr>
      <w:hyperlink w:anchor="_Toc229695733" w:history="1">
        <w:r>
          <w:rPr>
            <w:rStyle w:val="Hyperlink"/>
            <w:noProof/>
          </w:rPr>
          <w:t>Table 16: Efficiency profile of the few-shot cells. Headline F1* lists intersection-set emotion macro-F1 and aspect macro-F1, separated by a slash. Llama 3.3 70B static few-shot is the only cell with a p95 latency below 1.5 seconds.</w:t>
        </w:r>
        <w:r>
          <w:rPr>
            <w:noProof/>
            <w:webHidden/>
          </w:rPr>
          <w:tab/>
        </w:r>
        <w:r>
          <w:rPr>
            <w:noProof/>
            <w:webHidden/>
          </w:rPr>
          <w:fldChar w:fldCharType="begin"/>
        </w:r>
        <w:r>
          <w:rPr>
            <w:noProof/>
            <w:webHidden/>
          </w:rPr>
          <w:instrText xml:space="preserve"> PAGEREF _Toc229695733 \h </w:instrText>
        </w:r>
        <w:r>
          <w:rPr>
            <w:noProof/>
            <w:webHidden/>
          </w:rPr>
        </w:r>
        <w:r>
          <w:rPr>
            <w:noProof/>
            <w:webHidden/>
          </w:rPr>
          <w:fldChar w:fldCharType="separate"/>
        </w:r>
        <w:r>
          <w:rPr>
            <w:noProof/>
            <w:webHidden/>
          </w:rPr>
          <w:t>50</w:t>
        </w:r>
        <w:r>
          <w:rPr>
            <w:noProof/>
            <w:webHidden/>
          </w:rPr>
          <w:fldChar w:fldCharType="end"/>
        </w:r>
      </w:hyperlink>
    </w:p>
    <w:p w14:paraId="74F9C8F5" w14:textId="77777777" w:rsidR="00AE1CFE" w:rsidRDefault="006E5009" w:rsidP="00AE1CFE">
      <w:pPr>
        <w:rPr>
          <w:sz w:val="28"/>
          <w:szCs w:val="28"/>
        </w:rPr>
        <w:sectPr w:rsidR="00AE1CFE" w:rsidSect="00F6135A">
          <w:headerReference w:type="default" r:id="rId15"/>
          <w:footerReference w:type="default" r:id="rId16"/>
          <w:type w:val="continuous"/>
          <w:pgSz w:w="12240" w:h="15840"/>
          <w:pgMar w:top="851" w:right="1134" w:bottom="851" w:left="1134" w:header="397" w:footer="720" w:gutter="0"/>
          <w:pgNumType w:fmt="upperRoman" w:start="1"/>
          <w:cols w:space="720"/>
          <w:docGrid w:linePitch="326"/>
        </w:sectPr>
      </w:pPr>
      <w:r>
        <w:rPr>
          <w:sz w:val="28"/>
          <w:szCs w:val="28"/>
        </w:rPr>
        <w:fldChar w:fldCharType="end"/>
      </w:r>
      <w:bookmarkStart w:id="2" w:name="_Toc215219711"/>
      <w:bookmarkStart w:id="3" w:name="_Toc215220011"/>
    </w:p>
    <w:p w14:paraId="2D9F66DA" w14:textId="77777777" w:rsidR="00914036" w:rsidRPr="00D253C9" w:rsidRDefault="00727D5A" w:rsidP="00D253C9">
      <w:pPr>
        <w:pStyle w:val="Heading1"/>
      </w:pPr>
      <w:bookmarkStart w:id="4" w:name="_Toc229695605"/>
      <w:r>
        <w:lastRenderedPageBreak/>
        <w:t>Chapter 1: Introduction</w:t>
      </w:r>
      <w:bookmarkEnd w:id="2"/>
      <w:bookmarkEnd w:id="3"/>
      <w:bookmarkEnd w:id="4"/>
    </w:p>
    <w:p w14:paraId="573978CF" w14:textId="77777777" w:rsidR="00914036" w:rsidRDefault="00611FB5">
      <w:pPr>
        <w:pStyle w:val="Heading2"/>
      </w:pPr>
      <w:bookmarkStart w:id="5" w:name="_Toc215219712"/>
      <w:bookmarkStart w:id="6" w:name="_Toc215220012"/>
      <w:bookmarkStart w:id="7" w:name="_Toc229695606"/>
      <w:r>
        <w:t>1.1 Background</w:t>
      </w:r>
      <w:bookmarkEnd w:id="5"/>
      <w:bookmarkEnd w:id="6"/>
      <w:bookmarkEnd w:id="7"/>
    </w:p>
    <w:p w14:paraId="52DC7F34" w14:textId="77777777" w:rsidR="00914036" w:rsidRDefault="00180E5D">
      <w:pPr>
        <w:pStyle w:val="Heading3"/>
      </w:pPr>
      <w:bookmarkStart w:id="8" w:name="_Toc215219713"/>
      <w:bookmarkStart w:id="9" w:name="_Toc229695607"/>
      <w:r>
        <w:t>1.1.1 General Context</w:t>
      </w:r>
      <w:bookmarkEnd w:id="8"/>
      <w:bookmarkEnd w:id="9"/>
    </w:p>
    <w:p w14:paraId="7008DE35" w14:textId="77777777" w:rsidR="00914036" w:rsidRDefault="00611FB5" w:rsidP="0043305A">
      <w:pPr>
        <w:spacing w:after="120"/>
        <w:jc w:val="both"/>
      </w:pPr>
      <w:r>
        <w:rPr>
          <w:lang w:val="en-US"/>
        </w:rPr>
        <w:t>Marketing teams rely heavily on understanding customer sentiment from social media platforms such as TikTok, Reddit, X, Instagram, and YouTube. These platforms generate enormous amounts of unstructured text that contain valuable opinions about brands.</w:t>
      </w:r>
    </w:p>
    <w:p w14:paraId="1F417BCF" w14:textId="77777777" w:rsidR="00914036" w:rsidRDefault="00180E5D">
      <w:pPr>
        <w:pStyle w:val="Heading3"/>
      </w:pPr>
      <w:bookmarkStart w:id="10" w:name="_Toc215219714"/>
      <w:bookmarkStart w:id="11" w:name="_Toc229695608"/>
      <w:r>
        <w:t>1.1.2 Motivation</w:t>
      </w:r>
      <w:bookmarkEnd w:id="10"/>
      <w:bookmarkEnd w:id="11"/>
    </w:p>
    <w:p w14:paraId="2E3784E6" w14:textId="77777777" w:rsidR="005D0EC3" w:rsidRDefault="00611FB5" w:rsidP="007E4E01">
      <w:pPr>
        <w:spacing w:after="120"/>
        <w:jc w:val="both"/>
      </w:pPr>
      <w:r>
        <w:t>Manual monitoring is slow, biased, and cannot scale with the volume of daily interactions. Companies risk missing early signals of customer dissatisfaction or emerging issues. Automated sentiment analysis powered by LLMs promises faster insights, enabling proactive brand management.</w:t>
      </w:r>
    </w:p>
    <w:p w14:paraId="22F23716" w14:textId="77777777" w:rsidR="00914036" w:rsidRDefault="00611FB5" w:rsidP="007E4E01">
      <w:pPr>
        <w:pStyle w:val="Heading2"/>
        <w:spacing w:before="240"/>
      </w:pPr>
      <w:bookmarkStart w:id="12" w:name="_Toc215219715"/>
      <w:bookmarkStart w:id="13" w:name="_Toc215220013"/>
      <w:bookmarkStart w:id="14" w:name="_Toc229695609"/>
      <w:r>
        <w:t>1.2 Problem Statement</w:t>
      </w:r>
      <w:bookmarkEnd w:id="12"/>
      <w:bookmarkEnd w:id="13"/>
      <w:bookmarkEnd w:id="14"/>
    </w:p>
    <w:p w14:paraId="4137FE11" w14:textId="77777777" w:rsidR="005D0EC3" w:rsidRDefault="00611FB5" w:rsidP="007E4E01">
      <w:pPr>
        <w:spacing w:after="120"/>
        <w:jc w:val="both"/>
      </w:pPr>
      <w:r>
        <w:rPr>
          <w:lang w:val="en-US"/>
        </w:rPr>
        <w:t>Marketing teams lack an efficient way to transform massive volumes of unstructured social media interactions into actionable insights about brand health. Existing tools often oversimplify sentiment (just positive/negative) and fail to capture nuances such as emotions, context, sarcasm, or specific brand aspects (product quality, pricing, service). This gap prevents teams from making timely, data-driven decisions to protect and enhance brand reputation.</w:t>
      </w:r>
    </w:p>
    <w:p w14:paraId="1C1A990F" w14:textId="77777777" w:rsidR="00914036" w:rsidRDefault="00611FB5" w:rsidP="007E4E01">
      <w:pPr>
        <w:pStyle w:val="Heading2"/>
        <w:spacing w:before="240"/>
      </w:pPr>
      <w:bookmarkStart w:id="15" w:name="_Toc215219716"/>
      <w:bookmarkStart w:id="16" w:name="_Toc215220014"/>
      <w:bookmarkStart w:id="17" w:name="_Toc229695610"/>
      <w:r>
        <w:t>1.3 Project Objectives</w:t>
      </w:r>
      <w:bookmarkEnd w:id="15"/>
      <w:bookmarkEnd w:id="16"/>
      <w:bookmarkEnd w:id="17"/>
    </w:p>
    <w:p w14:paraId="436EA7D8" w14:textId="77777777" w:rsidR="00914036" w:rsidRDefault="00611FB5" w:rsidP="1626D3F6">
      <w:pPr>
        <w:numPr>
          <w:ilvl w:val="0"/>
          <w:numId w:val="1"/>
        </w:numPr>
        <w:pBdr>
          <w:top w:val="nil"/>
          <w:left w:val="nil"/>
          <w:bottom w:val="nil"/>
          <w:right w:val="nil"/>
          <w:between w:val="nil"/>
        </w:pBdr>
        <w:spacing w:after="0"/>
      </w:pPr>
      <w:r>
        <w:rPr>
          <w:color w:val="000000" w:themeColor="text1"/>
          <w:lang w:val="en-US"/>
        </w:rPr>
        <w:t>Identify and classify the sentiment of social media posts related to a brand.</w:t>
      </w:r>
    </w:p>
    <w:p w14:paraId="0729E9AE" w14:textId="77777777" w:rsidR="00914036" w:rsidRDefault="00611FB5">
      <w:pPr>
        <w:numPr>
          <w:ilvl w:val="0"/>
          <w:numId w:val="1"/>
        </w:numPr>
        <w:pBdr>
          <w:top w:val="nil"/>
          <w:left w:val="nil"/>
          <w:bottom w:val="nil"/>
          <w:right w:val="nil"/>
          <w:between w:val="nil"/>
        </w:pBdr>
        <w:spacing w:after="0"/>
      </w:pPr>
      <w:r>
        <w:rPr>
          <w:color w:val="000000"/>
        </w:rPr>
        <w:t>Detect key aspects driving customer opinions (e.g., service, price, delivery).</w:t>
      </w:r>
    </w:p>
    <w:p w14:paraId="6DF67460" w14:textId="77777777" w:rsidR="00914036" w:rsidRDefault="00611FB5">
      <w:pPr>
        <w:numPr>
          <w:ilvl w:val="0"/>
          <w:numId w:val="1"/>
        </w:numPr>
        <w:pBdr>
          <w:top w:val="nil"/>
          <w:left w:val="nil"/>
          <w:bottom w:val="nil"/>
          <w:right w:val="nil"/>
          <w:between w:val="nil"/>
        </w:pBdr>
        <w:spacing w:after="0"/>
      </w:pPr>
      <w:r>
        <w:rPr>
          <w:color w:val="000000"/>
        </w:rPr>
        <w:t>Aggregate results into a Brand Status indicator to support marketing teams.</w:t>
      </w:r>
    </w:p>
    <w:p w14:paraId="22DB819C" w14:textId="77777777" w:rsidR="00914036" w:rsidRPr="007E4E01" w:rsidRDefault="00611FB5" w:rsidP="007E4E01">
      <w:pPr>
        <w:numPr>
          <w:ilvl w:val="0"/>
          <w:numId w:val="1"/>
        </w:numPr>
        <w:pBdr>
          <w:top w:val="nil"/>
          <w:left w:val="nil"/>
          <w:bottom w:val="nil"/>
          <w:right w:val="nil"/>
          <w:between w:val="nil"/>
        </w:pBdr>
        <w:spacing w:after="0"/>
      </w:pPr>
      <w:r>
        <w:rPr>
          <w:color w:val="000000"/>
        </w:rPr>
        <w:t>Provide a data-driven foundation for proactive decision-making in brand management.</w:t>
      </w:r>
    </w:p>
    <w:p w14:paraId="5A080561" w14:textId="77777777" w:rsidR="00914036" w:rsidRPr="006D27F0" w:rsidRDefault="00611FB5" w:rsidP="007E4E01">
      <w:pPr>
        <w:pStyle w:val="Heading2"/>
        <w:spacing w:before="240"/>
      </w:pPr>
      <w:bookmarkStart w:id="18" w:name="_Toc215219717"/>
      <w:bookmarkStart w:id="19" w:name="_Toc215220015"/>
      <w:bookmarkStart w:id="20" w:name="_Toc229695611"/>
      <w:r>
        <w:t>1.4 Scope of the Project</w:t>
      </w:r>
      <w:bookmarkEnd w:id="18"/>
      <w:bookmarkEnd w:id="19"/>
      <w:bookmarkEnd w:id="20"/>
    </w:p>
    <w:p w14:paraId="00C32D90" w14:textId="77777777" w:rsidR="00914036" w:rsidRDefault="00180E5D">
      <w:pPr>
        <w:pStyle w:val="Heading3"/>
      </w:pPr>
      <w:bookmarkStart w:id="21" w:name="_Toc215219718"/>
      <w:bookmarkStart w:id="22" w:name="_Toc229695612"/>
      <w:r>
        <w:t>1.4.1 In Scope</w:t>
      </w:r>
      <w:bookmarkEnd w:id="21"/>
      <w:bookmarkEnd w:id="22"/>
    </w:p>
    <w:p w14:paraId="5AB7A030" w14:textId="77777777" w:rsidR="00914036" w:rsidRDefault="00611FB5" w:rsidP="00411DBE">
      <w:pPr>
        <w:spacing w:after="0" w:line="240" w:lineRule="auto"/>
      </w:pPr>
      <w:r>
        <w:t xml:space="preserve">Data Sources: Publicly available social media interactions. </w:t>
      </w:r>
    </w:p>
    <w:p w14:paraId="51893817" w14:textId="77777777" w:rsidR="00A55649" w:rsidRDefault="00611FB5" w:rsidP="00A55649">
      <w:pPr>
        <w:spacing w:line="240" w:lineRule="auto"/>
      </w:pPr>
      <w:r>
        <w:rPr>
          <w:lang w:val="en-US"/>
        </w:rPr>
        <w:t>Languages: English text only. (Arabic, if feasible).</w:t>
      </w:r>
    </w:p>
    <w:p w14:paraId="1839A9D1" w14:textId="77777777" w:rsidR="00914036" w:rsidRDefault="00180E5D" w:rsidP="0043305A">
      <w:pPr>
        <w:pStyle w:val="Heading3"/>
      </w:pPr>
      <w:bookmarkStart w:id="23" w:name="_Toc229695613"/>
      <w:r>
        <w:t>1.4.2 Core Functions</w:t>
      </w:r>
      <w:bookmarkEnd w:id="23"/>
    </w:p>
    <w:p w14:paraId="77347A22" w14:textId="77777777" w:rsidR="00914036" w:rsidRDefault="00611FB5" w:rsidP="00411DBE">
      <w:pPr>
        <w:spacing w:after="0"/>
      </w:pPr>
      <w:r>
        <w:t>1. Sentiment classification (positive, negative, neutral) as a score.</w:t>
      </w:r>
    </w:p>
    <w:p w14:paraId="333E67EF" w14:textId="77777777" w:rsidR="00914036" w:rsidRDefault="00611FB5" w:rsidP="00411DBE">
      <w:pPr>
        <w:spacing w:after="0"/>
      </w:pPr>
      <w:r>
        <w:t>2. Aspect-based sentiment (service, product, delivery, pricing, etc.).</w:t>
      </w:r>
    </w:p>
    <w:p w14:paraId="7C25FFC8" w14:textId="77777777" w:rsidR="00914036" w:rsidRDefault="00611FB5" w:rsidP="00411DBE">
      <w:pPr>
        <w:spacing w:after="0"/>
      </w:pPr>
      <w:r>
        <w:t>3. Emotion detection (anger, joy, sadness, etc.) at post level.</w:t>
      </w:r>
    </w:p>
    <w:p w14:paraId="58D29231" w14:textId="77777777" w:rsidR="00914036" w:rsidRDefault="00611FB5" w:rsidP="00411DBE">
      <w:pPr>
        <w:spacing w:after="0"/>
      </w:pPr>
      <w:r>
        <w:t>4. Aggregation into a Brand Status indicator (score or label).</w:t>
      </w:r>
    </w:p>
    <w:p w14:paraId="213F4947" w14:textId="77777777" w:rsidR="00914036" w:rsidRDefault="00611FB5">
      <w:r>
        <w:t>5. Visualization/reporting in a dashboard.</w:t>
      </w:r>
    </w:p>
    <w:p w14:paraId="13EAFCB7" w14:textId="77777777" w:rsidR="00914036" w:rsidRDefault="00611FB5" w:rsidP="00C51AF2">
      <w:pPr>
        <w:spacing w:after="0"/>
      </w:pPr>
      <w:r>
        <w:rPr>
          <w:b/>
          <w:bCs/>
        </w:rPr>
        <w:t>Target Users</w:t>
      </w:r>
      <w:r>
        <w:t>: Marketing teams in organizations.</w:t>
      </w:r>
    </w:p>
    <w:p w14:paraId="38EDBCBE" w14:textId="77777777" w:rsidR="000C6CA7" w:rsidRDefault="00611FB5" w:rsidP="000C6CA7">
      <w:pPr>
        <w:spacing w:after="0"/>
      </w:pPr>
      <w:r>
        <w:rPr>
          <w:b/>
          <w:bCs/>
        </w:rPr>
        <w:t>Evaluation</w:t>
      </w:r>
      <w:r>
        <w:t>: Accuracy of sentiment classification against labeled data.</w:t>
      </w:r>
    </w:p>
    <w:p w14:paraId="136E8AB6" w14:textId="77777777" w:rsidR="000C6CA7" w:rsidRDefault="000C6CA7" w:rsidP="000C6CA7">
      <w:r>
        <w:br w:type="page"/>
      </w:r>
    </w:p>
    <w:p w14:paraId="12CC18C0" w14:textId="77777777" w:rsidR="00914036" w:rsidRDefault="00180E5D">
      <w:pPr>
        <w:pStyle w:val="Heading3"/>
      </w:pPr>
      <w:bookmarkStart w:id="24" w:name="_Toc215219719"/>
      <w:bookmarkStart w:id="25" w:name="_Toc229695614"/>
      <w:r>
        <w:lastRenderedPageBreak/>
        <w:t>1.4.3 Out of Scope</w:t>
      </w:r>
      <w:bookmarkEnd w:id="24"/>
      <w:bookmarkEnd w:id="25"/>
    </w:p>
    <w:p w14:paraId="3ADE2CCE" w14:textId="77777777" w:rsidR="00914036" w:rsidRDefault="00611FB5" w:rsidP="00083E66">
      <w:pPr>
        <w:pStyle w:val="ListParagraph"/>
        <w:numPr>
          <w:ilvl w:val="0"/>
          <w:numId w:val="4"/>
        </w:numPr>
        <w:spacing w:after="0"/>
      </w:pPr>
      <w:r>
        <w:t>Real-time data ingestion at production scale.</w:t>
      </w:r>
    </w:p>
    <w:p w14:paraId="7869B75F" w14:textId="77777777" w:rsidR="00914036" w:rsidRDefault="00611FB5" w:rsidP="00083E66">
      <w:pPr>
        <w:pStyle w:val="ListParagraph"/>
        <w:numPr>
          <w:ilvl w:val="0"/>
          <w:numId w:val="4"/>
        </w:numPr>
        <w:spacing w:after="0"/>
      </w:pPr>
      <w:r>
        <w:t>Automatic response generation to customers.</w:t>
      </w:r>
    </w:p>
    <w:p w14:paraId="0AAC9DDE" w14:textId="77777777" w:rsidR="00914036" w:rsidRDefault="00611FB5" w:rsidP="00083E66">
      <w:pPr>
        <w:pStyle w:val="ListParagraph"/>
        <w:numPr>
          <w:ilvl w:val="0"/>
          <w:numId w:val="4"/>
        </w:numPr>
        <w:spacing w:after="0"/>
      </w:pPr>
      <w:r>
        <w:t>Deep integration with CRM/marketing platforms.</w:t>
      </w:r>
    </w:p>
    <w:p w14:paraId="1B3105C6" w14:textId="77777777" w:rsidR="00914036" w:rsidRDefault="00611FB5" w:rsidP="00083E66">
      <w:pPr>
        <w:pStyle w:val="ListParagraph"/>
        <w:numPr>
          <w:ilvl w:val="0"/>
          <w:numId w:val="4"/>
        </w:numPr>
      </w:pPr>
      <w:r>
        <w:t>Multilingual coverage beyond English and Arabic.</w:t>
      </w:r>
    </w:p>
    <w:p w14:paraId="42B73247" w14:textId="77777777" w:rsidR="00914036" w:rsidRDefault="00611FB5">
      <w:pPr>
        <w:pStyle w:val="Heading2"/>
      </w:pPr>
      <w:bookmarkStart w:id="26" w:name="_Toc215219720"/>
      <w:bookmarkStart w:id="27" w:name="_Toc215220016"/>
      <w:bookmarkStart w:id="28" w:name="_Toc229695615"/>
      <w:r>
        <w:t>1.5 Project Schedule</w:t>
      </w:r>
      <w:bookmarkEnd w:id="26"/>
      <w:bookmarkEnd w:id="27"/>
      <w:bookmarkEnd w:id="28"/>
    </w:p>
    <w:p w14:paraId="0910B439" w14:textId="77777777" w:rsidR="00411DBE" w:rsidRPr="00411DBE" w:rsidRDefault="00180E5D" w:rsidP="00411DBE">
      <w:pPr>
        <w:pStyle w:val="Heading3"/>
      </w:pPr>
      <w:bookmarkStart w:id="29" w:name="_Toc215219721"/>
      <w:bookmarkStart w:id="30" w:name="_Toc229695616"/>
      <w:r>
        <w:t>1.5.1 Gantt Chart</w:t>
      </w:r>
      <w:bookmarkEnd w:id="29"/>
      <w:bookmarkEnd w:id="30"/>
    </w:p>
    <w:p w14:paraId="60DEADCC" w14:textId="77777777" w:rsidR="00FB5351" w:rsidRDefault="00FB5351" w:rsidP="00411DBE">
      <w:pPr>
        <w:keepNext/>
        <w:spacing w:after="0"/>
        <w:jc w:val="center"/>
      </w:pPr>
      <w:r>
        <w:rPr>
          <w:noProof/>
        </w:rPr>
        <w:drawing>
          <wp:inline distT="0" distB="0" distL="0" distR="0" wp14:anchorId="7DCF38ED" wp14:editId="22E88029">
            <wp:extent cx="4960620" cy="3254869"/>
            <wp:effectExtent l="0" t="0" r="5080" b="0"/>
            <wp:docPr id="12496980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97988" cy="3279388"/>
                    </a:xfrm>
                    <a:prstGeom prst="rect">
                      <a:avLst/>
                    </a:prstGeom>
                  </pic:spPr>
                </pic:pic>
              </a:graphicData>
            </a:graphic>
          </wp:inline>
        </w:drawing>
      </w:r>
    </w:p>
    <w:p w14:paraId="59BE42B3" w14:textId="77777777" w:rsidR="00FB5351" w:rsidRPr="00FB5351" w:rsidRDefault="00FB5351" w:rsidP="003F26FC">
      <w:pPr>
        <w:pStyle w:val="Caption"/>
      </w:pPr>
      <w:bookmarkStart w:id="31" w:name="_Toc229695692"/>
      <w:r>
        <w:t xml:space="preserve">Figure </w:t>
      </w:r>
      <w:r>
        <w:fldChar w:fldCharType="begin"/>
      </w:r>
      <w:r>
        <w:instrText xml:space="preserve"> SEQ Figure \* ARABIC </w:instrText>
      </w:r>
      <w:r>
        <w:fldChar w:fldCharType="separate"/>
      </w:r>
      <w:r>
        <w:rPr>
          <w:noProof/>
        </w:rPr>
        <w:t>1</w:t>
      </w:r>
      <w:r>
        <w:rPr>
          <w:noProof/>
        </w:rPr>
        <w:fldChar w:fldCharType="end"/>
      </w:r>
      <w:r>
        <w:t>: Gantt Chart</w:t>
      </w:r>
      <w:bookmarkEnd w:id="31"/>
    </w:p>
    <w:p w14:paraId="7311B3D3" w14:textId="77777777" w:rsidR="00914036" w:rsidRDefault="00180E5D">
      <w:pPr>
        <w:pStyle w:val="Heading3"/>
      </w:pPr>
      <w:bookmarkStart w:id="32" w:name="_Toc215219722"/>
      <w:bookmarkStart w:id="33" w:name="_Toc229695617"/>
      <w:r>
        <w:t>1.5.2 Milestones and Deliverables</w:t>
      </w:r>
      <w:bookmarkEnd w:id="32"/>
      <w:bookmarkEnd w:id="33"/>
    </w:p>
    <w:p w14:paraId="092CADF3" w14:textId="77777777" w:rsidR="00914036" w:rsidRDefault="00611FB5">
      <w:pPr>
        <w:numPr>
          <w:ilvl w:val="0"/>
          <w:numId w:val="2"/>
        </w:numPr>
        <w:pBdr>
          <w:top w:val="nil"/>
          <w:left w:val="nil"/>
          <w:bottom w:val="nil"/>
          <w:right w:val="nil"/>
          <w:between w:val="nil"/>
        </w:pBdr>
        <w:spacing w:after="0"/>
      </w:pPr>
      <w:r>
        <w:rPr>
          <w:color w:val="000000"/>
        </w:rPr>
        <w:t>Requirements gathering completed.</w:t>
      </w:r>
    </w:p>
    <w:p w14:paraId="121A0657" w14:textId="77777777" w:rsidR="00914036" w:rsidRDefault="00611FB5">
      <w:pPr>
        <w:numPr>
          <w:ilvl w:val="0"/>
          <w:numId w:val="2"/>
        </w:numPr>
        <w:pBdr>
          <w:top w:val="nil"/>
          <w:left w:val="nil"/>
          <w:bottom w:val="nil"/>
          <w:right w:val="nil"/>
          <w:between w:val="nil"/>
        </w:pBdr>
        <w:spacing w:after="0"/>
      </w:pPr>
      <w:r>
        <w:rPr>
          <w:color w:val="000000"/>
        </w:rPr>
        <w:t>Data collection and preprocessing completed.</w:t>
      </w:r>
    </w:p>
    <w:p w14:paraId="0B7200E4" w14:textId="77777777" w:rsidR="00914036" w:rsidRDefault="00127052" w:rsidP="1626D3F6">
      <w:pPr>
        <w:numPr>
          <w:ilvl w:val="0"/>
          <w:numId w:val="2"/>
        </w:numPr>
        <w:pBdr>
          <w:top w:val="nil"/>
          <w:left w:val="nil"/>
          <w:bottom w:val="nil"/>
          <w:right w:val="nil"/>
          <w:between w:val="nil"/>
        </w:pBdr>
        <w:spacing w:after="0"/>
      </w:pPr>
      <w:r>
        <w:rPr>
          <w:color w:val="000000" w:themeColor="text1"/>
          <w:lang w:val="en-US"/>
        </w:rPr>
        <w:t>System analysis &amp; design completed.</w:t>
      </w:r>
    </w:p>
    <w:p w14:paraId="2F98D0AB" w14:textId="77777777" w:rsidR="00914036" w:rsidRDefault="00127052">
      <w:pPr>
        <w:numPr>
          <w:ilvl w:val="0"/>
          <w:numId w:val="2"/>
        </w:numPr>
        <w:pBdr>
          <w:top w:val="nil"/>
          <w:left w:val="nil"/>
          <w:bottom w:val="nil"/>
          <w:right w:val="nil"/>
          <w:between w:val="nil"/>
        </w:pBdr>
        <w:spacing w:after="0"/>
      </w:pPr>
      <w:r>
        <w:rPr>
          <w:color w:val="000000"/>
        </w:rPr>
        <w:t>LLM analyzer prototype completed.</w:t>
      </w:r>
    </w:p>
    <w:p w14:paraId="1489FF8C" w14:textId="77777777" w:rsidR="00914036" w:rsidRDefault="00127052" w:rsidP="1626D3F6">
      <w:pPr>
        <w:numPr>
          <w:ilvl w:val="0"/>
          <w:numId w:val="2"/>
        </w:numPr>
        <w:pBdr>
          <w:top w:val="nil"/>
          <w:left w:val="nil"/>
          <w:bottom w:val="nil"/>
          <w:right w:val="nil"/>
          <w:between w:val="nil"/>
        </w:pBdr>
      </w:pPr>
      <w:r>
        <w:rPr>
          <w:color w:val="000000" w:themeColor="text1"/>
          <w:lang w:val="en-US"/>
        </w:rPr>
        <w:t>Documentation and reporting completed.</w:t>
      </w:r>
    </w:p>
    <w:p w14:paraId="0D1D6605" w14:textId="77777777" w:rsidR="00914036" w:rsidRDefault="007960FF">
      <w:pPr>
        <w:pBdr>
          <w:top w:val="nil"/>
          <w:left w:val="nil"/>
          <w:bottom w:val="nil"/>
          <w:right w:val="nil"/>
          <w:between w:val="nil"/>
        </w:pBdr>
      </w:pPr>
      <w:r>
        <w:rPr>
          <w:noProof/>
        </w:rPr>
        <w:pict w14:anchorId="70AB9535">
          <v:rect id="_x0000_i1026" alt="" style="width:468pt;height:.05pt;mso-width-percent:0;mso-height-percent:0;mso-width-percent:0;mso-height-percent:0" o:hralign="center" o:hrstd="t" o:hr="t" fillcolor="#a0a0a0" stroked="f"/>
        </w:pict>
      </w:r>
    </w:p>
    <w:p w14:paraId="3BDF7E38" w14:textId="77777777" w:rsidR="00914036" w:rsidRDefault="00727D5A">
      <w:pPr>
        <w:pStyle w:val="Heading1"/>
      </w:pPr>
      <w:bookmarkStart w:id="34" w:name="_Toc215219723"/>
      <w:bookmarkStart w:id="35" w:name="_Toc215220017"/>
      <w:bookmarkStart w:id="36" w:name="_Toc229695618"/>
      <w:r>
        <w:t>Chapter 2: Related Work</w:t>
      </w:r>
      <w:bookmarkEnd w:id="34"/>
      <w:bookmarkEnd w:id="35"/>
      <w:bookmarkEnd w:id="36"/>
    </w:p>
    <w:p w14:paraId="07FA1139" w14:textId="77777777" w:rsidR="00914036" w:rsidRDefault="00611FB5" w:rsidP="000C6CA7">
      <w:pPr>
        <w:pStyle w:val="Heading2"/>
        <w:spacing w:after="0"/>
      </w:pPr>
      <w:bookmarkStart w:id="37" w:name="_Toc215219724"/>
      <w:bookmarkStart w:id="38" w:name="_Toc215220018"/>
      <w:bookmarkStart w:id="39" w:name="_Toc229695619"/>
      <w:r>
        <w:t xml:space="preserve">2.1 Existing </w:t>
      </w:r>
      <w:bookmarkEnd w:id="37"/>
      <w:bookmarkEnd w:id="38"/>
      <w:r>
        <w:t>Sentiment Analysis Technologies &amp; Solutions</w:t>
      </w:r>
      <w:bookmarkEnd w:id="39"/>
    </w:p>
    <w:p w14:paraId="1F737A3F" w14:textId="77777777" w:rsidR="003F26FC" w:rsidRDefault="003F26FC" w:rsidP="1626D3F6">
      <w:pPr>
        <w:jc w:val="both"/>
        <w:rPr>
          <w:b/>
          <w:bCs/>
          <w:lang w:val="en-US"/>
        </w:rPr>
      </w:pPr>
      <w:bookmarkStart w:id="40" w:name="_Toc215219725"/>
      <w:bookmarkStart w:id="41" w:name="_Toc215220019"/>
      <w:r>
        <w:rPr>
          <w:lang w:val="en-US"/>
        </w:rPr>
        <w:t>Over the last years, sentiment analysis has moved from simple word lists to machine learning, deep learning, and, more recently, large language models (LLMs). Research on sentiment analysis commonly groups techniques into two main families, lexicon-based and traditional machine-learning, with LLM-based methods now emerging as a third category.</w:t>
      </w:r>
    </w:p>
    <w:p w14:paraId="2C2581C1" w14:textId="77777777" w:rsidR="003F26FC" w:rsidRDefault="003F26FC" w:rsidP="003F26FC">
      <w:pPr>
        <w:pStyle w:val="Heading3"/>
        <w:jc w:val="both"/>
      </w:pPr>
      <w:bookmarkStart w:id="42" w:name="_Toc229695620"/>
      <w:r>
        <w:lastRenderedPageBreak/>
        <w:t>2.1.1 Lexicon-based and Rule-based Methods</w:t>
      </w:r>
      <w:bookmarkEnd w:id="42"/>
    </w:p>
    <w:p w14:paraId="35EF8BCD" w14:textId="77777777" w:rsidR="003F26FC" w:rsidRDefault="003F26FC" w:rsidP="003F26FC">
      <w:pPr>
        <w:jc w:val="both"/>
      </w:pPr>
      <w:r>
        <w:t>Lexicon-based methods rely on predefined lists of positive and negative words (sentiment lexicons). A simple scoring function counts or weights the sentiment-bearing words in a text to decide whether the overall sentiment is positive, negative, or neutral.</w:t>
      </w:r>
    </w:p>
    <w:p w14:paraId="41D30446" w14:textId="77777777" w:rsidR="003F26FC" w:rsidRDefault="003F26FC" w:rsidP="003F26FC">
      <w:pPr>
        <w:pStyle w:val="Heading4"/>
        <w:jc w:val="both"/>
      </w:pPr>
      <w:r>
        <w:t>Characteristics of Lexicon-based methods</w:t>
      </w:r>
    </w:p>
    <w:p w14:paraId="5757D23C" w14:textId="77777777" w:rsidR="003F26FC" w:rsidRDefault="003F26FC" w:rsidP="00083E66">
      <w:pPr>
        <w:pStyle w:val="ListParagraph"/>
        <w:numPr>
          <w:ilvl w:val="0"/>
          <w:numId w:val="33"/>
        </w:numPr>
        <w:jc w:val="both"/>
      </w:pPr>
      <w:r>
        <w:t>Use sentiment dictionaries and manually defined rules</w:t>
      </w:r>
    </w:p>
    <w:p w14:paraId="5F293BB6" w14:textId="77777777" w:rsidR="003F26FC" w:rsidRDefault="003F26FC" w:rsidP="00083E66">
      <w:pPr>
        <w:pStyle w:val="ListParagraph"/>
        <w:numPr>
          <w:ilvl w:val="0"/>
          <w:numId w:val="33"/>
        </w:numPr>
        <w:jc w:val="both"/>
      </w:pPr>
      <w:r>
        <w:t>They do not need training data with labels (positive/negative), so they are easy to use when labeled examples are not available</w:t>
      </w:r>
    </w:p>
    <w:p w14:paraId="4BE48EE2" w14:textId="77777777" w:rsidR="003F26FC" w:rsidRDefault="003F26FC" w:rsidP="003F26FC">
      <w:pPr>
        <w:pStyle w:val="Heading4"/>
      </w:pPr>
      <w:r>
        <w:t>Limitations of Lexicon-based methods</w:t>
      </w:r>
    </w:p>
    <w:p w14:paraId="1A4A3ECF" w14:textId="77777777" w:rsidR="003F26FC" w:rsidRDefault="003F26FC" w:rsidP="00083E66">
      <w:pPr>
        <w:pStyle w:val="ListParagraph"/>
        <w:numPr>
          <w:ilvl w:val="0"/>
          <w:numId w:val="34"/>
        </w:numPr>
        <w:jc w:val="both"/>
      </w:pPr>
      <w:r>
        <w:t>Sensitive to domain, slang, and informal language (especially social media)</w:t>
      </w:r>
    </w:p>
    <w:p w14:paraId="2D584259" w14:textId="77777777" w:rsidR="003F26FC" w:rsidRDefault="003F26FC" w:rsidP="00083E66">
      <w:pPr>
        <w:pStyle w:val="ListParagraph"/>
        <w:numPr>
          <w:ilvl w:val="0"/>
          <w:numId w:val="34"/>
        </w:numPr>
        <w:jc w:val="both"/>
      </w:pPr>
      <w:r>
        <w:t>Struggle with sarcasm, negation (“not good”), and mixed opinions</w:t>
      </w:r>
    </w:p>
    <w:p w14:paraId="2DF61E2F" w14:textId="77777777" w:rsidR="003F26FC" w:rsidRDefault="003F26FC" w:rsidP="00083E66">
      <w:pPr>
        <w:pStyle w:val="ListParagraph"/>
        <w:numPr>
          <w:ilvl w:val="0"/>
          <w:numId w:val="34"/>
        </w:numPr>
        <w:jc w:val="both"/>
      </w:pPr>
      <w:r>
        <w:t>Usually produce only a simple polarity result (positive/negative/neutral) and do not naturally provide aspect-level sentiment or detailed emotion categories</w:t>
      </w:r>
    </w:p>
    <w:p w14:paraId="55F0C059" w14:textId="77777777" w:rsidR="003F26FC" w:rsidRDefault="003F26FC" w:rsidP="003F26FC">
      <w:pPr>
        <w:pStyle w:val="Heading3"/>
        <w:jc w:val="both"/>
      </w:pPr>
      <w:bookmarkStart w:id="43" w:name="_Toc229695621"/>
      <w:r>
        <w:t>2.1.2 Machine-Learning Methods</w:t>
      </w:r>
      <w:bookmarkEnd w:id="43"/>
    </w:p>
    <w:p w14:paraId="100FF6EB" w14:textId="77777777" w:rsidR="003F26FC" w:rsidRDefault="003F26FC" w:rsidP="003F26FC">
      <w:pPr>
        <w:jc w:val="both"/>
      </w:pPr>
      <w:r>
        <w:t>Machine-learning methods learn from example texts that are already labeled (for example, positive or negative) and then use the learned patterns to predict the sentiment of new texts. This family includes both older models with simple features and newer deep learning models that learn their own text representations. These models usually perform better than lexicon-based methods, but the main drawback is that they need labeled training data for each domain or language.</w:t>
      </w:r>
    </w:p>
    <w:p w14:paraId="4F804E04" w14:textId="77777777" w:rsidR="003F26FC" w:rsidRDefault="003F26FC" w:rsidP="003F26FC">
      <w:pPr>
        <w:pStyle w:val="Heading3"/>
      </w:pPr>
      <w:bookmarkStart w:id="44" w:name="_Toc229695622"/>
      <w:r>
        <w:t>2.1.3 Large Language Models (LLMs) for Sentiment Analysis</w:t>
      </w:r>
      <w:bookmarkEnd w:id="44"/>
    </w:p>
    <w:p w14:paraId="083DD596" w14:textId="77777777" w:rsidR="003F26FC" w:rsidRDefault="003F26FC" w:rsidP="003F26FC">
      <w:pPr>
        <w:jc w:val="both"/>
      </w:pPr>
      <w:r>
        <w:t>Recent work evaluates large language models as a new class of sentiment-analysis technology. Zhang et al. (2024) conduct a large empirical study where they test several LLMs on 26 different datasets to see how well they perform for sentiment analysis.</w:t>
      </w:r>
    </w:p>
    <w:p w14:paraId="47377EB5" w14:textId="77777777" w:rsidR="003F26FC" w:rsidRDefault="003F26FC" w:rsidP="003F26FC">
      <w:pPr>
        <w:spacing w:after="0"/>
        <w:jc w:val="both"/>
      </w:pPr>
      <w:r>
        <w:t>Their findings show that LLMs:</w:t>
      </w:r>
    </w:p>
    <w:p w14:paraId="3704CDD5" w14:textId="77777777" w:rsidR="003F26FC" w:rsidRDefault="003F26FC" w:rsidP="00083E66">
      <w:pPr>
        <w:pStyle w:val="ListParagraph"/>
        <w:numPr>
          <w:ilvl w:val="0"/>
          <w:numId w:val="35"/>
        </w:numPr>
        <w:jc w:val="both"/>
      </w:pPr>
      <w:r>
        <w:t xml:space="preserve">Can perform sentiment-analysis tasks in </w:t>
      </w:r>
      <w:r>
        <w:rPr>
          <w:b/>
          <w:bCs/>
        </w:rPr>
        <w:t>zero-shot and few-shot</w:t>
      </w:r>
      <w:r>
        <w:t xml:space="preserve"> settings using prompts, without full supervised training for each dataset</w:t>
      </w:r>
    </w:p>
    <w:p w14:paraId="4E592351" w14:textId="77777777" w:rsidR="003F26FC" w:rsidRDefault="003F26FC" w:rsidP="00083E66">
      <w:pPr>
        <w:pStyle w:val="ListParagraph"/>
        <w:numPr>
          <w:ilvl w:val="0"/>
          <w:numId w:val="35"/>
        </w:numPr>
        <w:jc w:val="both"/>
      </w:pPr>
      <w:r>
        <w:t xml:space="preserve">Achieve competitive performance with smaller, task-specific models on </w:t>
      </w:r>
      <w:r>
        <w:rPr>
          <w:b/>
          <w:bCs/>
        </w:rPr>
        <w:t>simpler sentiment classification tasks</w:t>
      </w:r>
    </w:p>
    <w:p w14:paraId="4CACCA71" w14:textId="77777777" w:rsidR="003F26FC" w:rsidRDefault="003F26FC" w:rsidP="00083E66">
      <w:pPr>
        <w:pStyle w:val="ListParagraph"/>
        <w:numPr>
          <w:ilvl w:val="0"/>
          <w:numId w:val="35"/>
        </w:numPr>
        <w:jc w:val="both"/>
      </w:pPr>
      <w:r>
        <w:t>Are able, in principle, to output richer structures (e.g., sentiment labels, emotions, and aspects) in a single prompted response</w:t>
      </w:r>
    </w:p>
    <w:p w14:paraId="1BDF4019" w14:textId="77777777" w:rsidR="003F26FC" w:rsidRDefault="003F26FC" w:rsidP="003F26FC">
      <w:pPr>
        <w:spacing w:after="0"/>
        <w:jc w:val="both"/>
        <w:rPr>
          <w:lang w:val="en-US"/>
        </w:rPr>
      </w:pPr>
      <w:r>
        <w:rPr>
          <w:lang w:val="en-US"/>
        </w:rPr>
        <w:t>At the same time, Zhang et al. report that:</w:t>
      </w:r>
    </w:p>
    <w:p w14:paraId="5EAAB9E6" w14:textId="77777777" w:rsidR="003F26FC" w:rsidRPr="003F26FC" w:rsidRDefault="003F26FC" w:rsidP="00083E66">
      <w:pPr>
        <w:pStyle w:val="ListParagraph"/>
        <w:numPr>
          <w:ilvl w:val="0"/>
          <w:numId w:val="36"/>
        </w:numPr>
        <w:jc w:val="both"/>
        <w:rPr>
          <w:lang w:val="en-US"/>
        </w:rPr>
      </w:pPr>
      <w:r>
        <w:t xml:space="preserve">LLMs still </w:t>
      </w:r>
      <w:r>
        <w:rPr>
          <w:b/>
          <w:bCs/>
        </w:rPr>
        <w:t>lag behind</w:t>
      </w:r>
      <w:r>
        <w:t xml:space="preserve"> well-trained, smaller models on more complex, structured tasks such as full ABSA and some MAST tasks</w:t>
      </w:r>
    </w:p>
    <w:p w14:paraId="56AA9CF2" w14:textId="77777777" w:rsidR="003F26FC" w:rsidRPr="003F26FC" w:rsidRDefault="003F26FC" w:rsidP="00083E66">
      <w:pPr>
        <w:pStyle w:val="ListParagraph"/>
        <w:numPr>
          <w:ilvl w:val="0"/>
          <w:numId w:val="36"/>
        </w:numPr>
        <w:jc w:val="both"/>
        <w:rPr>
          <w:lang w:val="en-US"/>
        </w:rPr>
      </w:pPr>
      <w:r>
        <w:t xml:space="preserve">LLM performance is sensitive to </w:t>
      </w:r>
      <w:r>
        <w:rPr>
          <w:b/>
          <w:bCs/>
        </w:rPr>
        <w:t>prompt design</w:t>
      </w:r>
      <w:r>
        <w:t xml:space="preserve"> and output formatting, especially when the required structure is complex</w:t>
      </w:r>
    </w:p>
    <w:p w14:paraId="6A53DB6F" w14:textId="77777777" w:rsidR="003F26FC" w:rsidRDefault="00F16726" w:rsidP="003F26FC">
      <w:pPr>
        <w:jc w:val="both"/>
      </w:pPr>
      <w:r>
        <w:t xml:space="preserve">The literature positions LLM-based techniques as the latest layer in the evolution of sentiment analysis, built on top of lexicon-based, machine-learning-based, and deep learning-based approaches. For our </w:t>
      </w:r>
      <w:r>
        <w:lastRenderedPageBreak/>
        <w:t>project, this is relevant because we aim to use an LLM to generate multi-dimensional outputs (overall sentiment, emotions, and brand-related aspects).</w:t>
      </w:r>
    </w:p>
    <w:p w14:paraId="2E162444" w14:textId="77777777" w:rsidR="00A264CB" w:rsidRDefault="00A264CB" w:rsidP="00A264CB">
      <w:pPr>
        <w:pStyle w:val="Heading3"/>
        <w:rPr>
          <w:lang w:val="en-US"/>
        </w:rPr>
      </w:pPr>
      <w:bookmarkStart w:id="45" w:name="_Toc229695623"/>
      <w:r>
        <w:rPr>
          <w:lang w:val="en-US"/>
        </w:rPr>
        <w:t>2.1.4 Existing Solutions</w:t>
      </w:r>
      <w:bookmarkEnd w:id="45"/>
    </w:p>
    <w:p w14:paraId="227A109C" w14:textId="77777777" w:rsidR="005701B9" w:rsidRDefault="005701B9" w:rsidP="005701B9">
      <w:pPr>
        <w:pStyle w:val="Heading4"/>
        <w:rPr>
          <w:lang w:val="en-US"/>
        </w:rPr>
      </w:pPr>
      <w:r>
        <w:rPr>
          <w:lang w:val="en-US"/>
        </w:rPr>
        <w:t>Local Solution – Lucidya</w:t>
      </w:r>
    </w:p>
    <w:p w14:paraId="3FDBE439" w14:textId="77777777" w:rsidR="005701B9" w:rsidRDefault="005701B9" w:rsidP="008944D2">
      <w:pPr>
        <w:jc w:val="both"/>
      </w:pPr>
      <w:r>
        <w:rPr>
          <w:lang w:val="en-US"/>
        </w:rPr>
        <w:t xml:space="preserve">Lucidya is a Saudi-founded, AI-powered customer experience and social listening platform headquartered in Riyadh and focused on organizations in Saudi Arabia. It offers a unified suite that includes social listening, media monitoring, and analytics for marketing, with </w:t>
      </w:r>
      <w:r>
        <w:rPr>
          <w:rStyle w:val="Strong"/>
          <w:lang w:val="en-US"/>
        </w:rPr>
        <w:t xml:space="preserve">sentiment analysis </w:t>
      </w:r>
      <w:r>
        <w:rPr>
          <w:lang w:val="en-US"/>
        </w:rPr>
        <w:t>specifically optimized for Arabic content. Lucidya reports around 92% sentiment-analysis accuracy for Arabic.</w:t>
      </w:r>
    </w:p>
    <w:p w14:paraId="71CF3758" w14:textId="77777777" w:rsidR="005701B9" w:rsidRDefault="005701B9" w:rsidP="005701B9">
      <w:pPr>
        <w:pStyle w:val="Heading4"/>
      </w:pPr>
      <w:r>
        <w:rPr>
          <w:lang w:val="en-US"/>
        </w:rPr>
        <w:t>International Solution – Brandwatch</w:t>
      </w:r>
    </w:p>
    <w:p w14:paraId="358B269A" w14:textId="77777777" w:rsidR="002A4D68" w:rsidRDefault="002A4D68" w:rsidP="002A4D68">
      <w:r>
        <w:rPr>
          <w:lang w:val="en-US"/>
        </w:rPr>
        <w:t>Brandwatch is a widely used social listening and analytics platform that collects data from social networks, forums, blogs, and news sites and applies AI-based sentiment analysis. Its engine classifies conversations by polarity (positive, neutral, negative) and can further label them with basic emotions such as anger, disgust, fear, joy, surprise, and sadness, which are then visualized in interactive dashboards for campaign tracking and crisis detection.</w:t>
      </w:r>
    </w:p>
    <w:p w14:paraId="3654B08C" w14:textId="77777777" w:rsidR="00914036" w:rsidRDefault="00611FB5" w:rsidP="003F26FC">
      <w:pPr>
        <w:pStyle w:val="Heading2"/>
        <w:spacing w:before="240"/>
      </w:pPr>
      <w:bookmarkStart w:id="46" w:name="_Toc229695624"/>
      <w:r>
        <w:t xml:space="preserve">2.2 </w:t>
      </w:r>
      <w:bookmarkEnd w:id="40"/>
      <w:bookmarkEnd w:id="41"/>
      <w:r>
        <w:t>Technologies Considered</w:t>
      </w:r>
      <w:bookmarkEnd w:id="46"/>
    </w:p>
    <w:p w14:paraId="6A05B317" w14:textId="77777777" w:rsidR="00F95E57" w:rsidRDefault="00F95E57" w:rsidP="00876B74">
      <w:pPr>
        <w:pStyle w:val="Heading3"/>
      </w:pPr>
      <w:bookmarkStart w:id="47" w:name="_4g9jgwh7saoh" w:colFirst="0" w:colLast="0"/>
      <w:bookmarkStart w:id="48" w:name="_Toc229695625"/>
      <w:bookmarkStart w:id="49" w:name="_Toc215130888"/>
      <w:bookmarkStart w:id="50" w:name="_Toc215219726"/>
      <w:bookmarkEnd w:id="47"/>
      <w:r>
        <w:t>2.2.1 Large Language Models</w:t>
      </w:r>
      <w:bookmarkEnd w:id="48"/>
    </w:p>
    <w:p w14:paraId="77B45716" w14:textId="77777777" w:rsidR="00F95E57" w:rsidRPr="00F95E57" w:rsidRDefault="002E611E" w:rsidP="002E611E">
      <w:pPr>
        <w:jc w:val="both"/>
      </w:pPr>
      <w:r>
        <w:rPr>
          <w:lang w:val="en-US"/>
        </w:rPr>
        <w:t>In the context of brand sentiment analysis, LLMs offer significant advantages over traditional rule-based or classical machine learning approaches. Traditional sentiment analysis tools typically rely on predefined lexicons or simple classification algorithms that struggle with nuanced language, sarcasm, context-dependent meanings. LLMs, by contrast, leverage their extensive pre-training to:</w:t>
      </w:r>
    </w:p>
    <w:p w14:paraId="5C7DF01C" w14:textId="77777777" w:rsidR="00F95E57" w:rsidRDefault="002E611E" w:rsidP="00083E66">
      <w:pPr>
        <w:pStyle w:val="ListParagraph"/>
        <w:numPr>
          <w:ilvl w:val="0"/>
          <w:numId w:val="27"/>
        </w:numPr>
        <w:jc w:val="both"/>
        <w:rPr>
          <w:color w:val="000000"/>
          <w:lang w:val="en-US"/>
        </w:rPr>
      </w:pPr>
      <w:r>
        <w:rPr>
          <w:b/>
          <w:bCs/>
          <w:color w:val="000000" w:themeColor="text1"/>
          <w:lang w:val="en-US"/>
        </w:rPr>
        <w:t>Understand contextual meanings</w:t>
      </w:r>
      <w:r>
        <w:rPr>
          <w:color w:val="000000" w:themeColor="text1"/>
          <w:lang w:val="en-US"/>
        </w:rPr>
        <w:t>: LLMs can distinguish between “The battery life is sick!”, which in slang is positive, and “I feel sick of this battery life” which is negative.</w:t>
      </w:r>
    </w:p>
    <w:p w14:paraId="66714B72" w14:textId="77777777" w:rsidR="002E611E" w:rsidRDefault="002E611E" w:rsidP="00083E66">
      <w:pPr>
        <w:pStyle w:val="ListParagraph"/>
        <w:numPr>
          <w:ilvl w:val="0"/>
          <w:numId w:val="27"/>
        </w:numPr>
        <w:jc w:val="both"/>
        <w:rPr>
          <w:color w:val="000000"/>
          <w:lang w:val="en-US"/>
        </w:rPr>
      </w:pPr>
      <w:r>
        <w:rPr>
          <w:b/>
          <w:bCs/>
          <w:color w:val="000000" w:themeColor="text1"/>
          <w:lang w:val="en-US"/>
        </w:rPr>
        <w:t>Multi-dimensional analysis</w:t>
      </w:r>
      <w:r>
        <w:rPr>
          <w:color w:val="000000" w:themeColor="text1"/>
          <w:lang w:val="en-US"/>
        </w:rPr>
        <w:t>: A single LLM can simultaneously extract sentiment scores, identify emotions, and detect aspects being discussed.</w:t>
      </w:r>
    </w:p>
    <w:p w14:paraId="2368361F" w14:textId="77777777" w:rsidR="002E611E" w:rsidRDefault="002E611E" w:rsidP="00083E66">
      <w:pPr>
        <w:pStyle w:val="ListParagraph"/>
        <w:numPr>
          <w:ilvl w:val="0"/>
          <w:numId w:val="27"/>
        </w:numPr>
        <w:jc w:val="both"/>
        <w:rPr>
          <w:color w:val="000000"/>
        </w:rPr>
      </w:pPr>
      <w:r>
        <w:rPr>
          <w:b/>
          <w:bCs/>
          <w:color w:val="000000"/>
        </w:rPr>
        <w:t>Adaptation to brand-specific language</w:t>
      </w:r>
      <w:r>
        <w:rPr>
          <w:color w:val="000000"/>
        </w:rPr>
        <w:t>: LLMs can interpret product names and brand terminology without the need for explicit programming.</w:t>
      </w:r>
    </w:p>
    <w:p w14:paraId="6FF117B4" w14:textId="77777777" w:rsidR="002E611E" w:rsidRDefault="002E611E" w:rsidP="002B43D4">
      <w:pPr>
        <w:jc w:val="both"/>
        <w:rPr>
          <w:color w:val="000000"/>
        </w:rPr>
      </w:pPr>
      <w:r>
        <w:rPr>
          <w:color w:val="000000"/>
        </w:rPr>
        <w:t>In our sentiment analysis system, the LLM serves as the core analytical engine. When a social media post enters the system, it is preprocessed (cleaned) and then sent to the LLM with a structured prompt. The prompt instructs the model to return three key outputs:</w:t>
      </w:r>
    </w:p>
    <w:p w14:paraId="0F27496F" w14:textId="77777777" w:rsidR="002E611E" w:rsidRDefault="002E611E" w:rsidP="00083E66">
      <w:pPr>
        <w:pStyle w:val="ListParagraph"/>
        <w:numPr>
          <w:ilvl w:val="0"/>
          <w:numId w:val="28"/>
        </w:numPr>
        <w:jc w:val="both"/>
        <w:rPr>
          <w:color w:val="000000"/>
          <w:lang w:val="en-US"/>
        </w:rPr>
      </w:pPr>
      <w:r>
        <w:rPr>
          <w:b/>
          <w:bCs/>
          <w:color w:val="000000" w:themeColor="text1"/>
          <w:lang w:val="en-US"/>
        </w:rPr>
        <w:t>Sentiment Score</w:t>
      </w:r>
      <w:r>
        <w:rPr>
          <w:color w:val="000000" w:themeColor="text1"/>
          <w:lang w:val="en-US"/>
        </w:rPr>
        <w:t>: Numerical value (0-5 scale) indicating sentiment polarity</w:t>
      </w:r>
    </w:p>
    <w:p w14:paraId="7138D028" w14:textId="77777777" w:rsidR="002E611E" w:rsidRDefault="002E611E" w:rsidP="00083E66">
      <w:pPr>
        <w:pStyle w:val="ListParagraph"/>
        <w:numPr>
          <w:ilvl w:val="0"/>
          <w:numId w:val="28"/>
        </w:numPr>
        <w:jc w:val="both"/>
        <w:rPr>
          <w:color w:val="000000"/>
          <w:lang w:val="en-US"/>
        </w:rPr>
      </w:pPr>
      <w:r>
        <w:rPr>
          <w:b/>
          <w:bCs/>
          <w:color w:val="000000" w:themeColor="text1"/>
          <w:lang w:val="en-US"/>
        </w:rPr>
        <w:t>Dominant Emotion</w:t>
      </w:r>
      <w:r>
        <w:rPr>
          <w:color w:val="000000" w:themeColor="text1"/>
          <w:lang w:val="en-US"/>
        </w:rPr>
        <w:t>: The primary emotion expressed (e.g. joy, anger, frustration)</w:t>
      </w:r>
    </w:p>
    <w:p w14:paraId="2B968E83" w14:textId="77777777" w:rsidR="00876B74" w:rsidRDefault="002E611E" w:rsidP="00083E66">
      <w:pPr>
        <w:pStyle w:val="ListParagraph"/>
        <w:numPr>
          <w:ilvl w:val="0"/>
          <w:numId w:val="28"/>
        </w:numPr>
        <w:jc w:val="both"/>
        <w:rPr>
          <w:color w:val="000000"/>
          <w:lang w:val="en-US"/>
        </w:rPr>
      </w:pPr>
      <w:r>
        <w:rPr>
          <w:b/>
          <w:bCs/>
          <w:color w:val="000000" w:themeColor="text1"/>
          <w:lang w:val="en-US"/>
        </w:rPr>
        <w:t>Aspect</w:t>
      </w:r>
      <w:r>
        <w:rPr>
          <w:color w:val="000000" w:themeColor="text1"/>
          <w:lang w:val="en-US"/>
        </w:rPr>
        <w:t>: The specific brand element being discussed (e.g. product, price, delivery)</w:t>
      </w:r>
    </w:p>
    <w:p w14:paraId="49E5F45B" w14:textId="77777777" w:rsidR="000C6CA7" w:rsidRDefault="000C6CA7">
      <w:pPr>
        <w:rPr>
          <w:color w:val="000000"/>
        </w:rPr>
      </w:pPr>
      <w:r>
        <w:rPr>
          <w:color w:val="000000"/>
        </w:rPr>
        <w:br w:type="page"/>
      </w:r>
    </w:p>
    <w:p w14:paraId="15DC2CD0" w14:textId="77777777" w:rsidR="00F95E57" w:rsidRDefault="00F95E57" w:rsidP="00876B74">
      <w:pPr>
        <w:pStyle w:val="Heading3"/>
      </w:pPr>
      <w:bookmarkStart w:id="51" w:name="_Toc229695626"/>
      <w:r>
        <w:lastRenderedPageBreak/>
        <w:t>2.2.2 Evaluation Methodology</w:t>
      </w:r>
      <w:bookmarkEnd w:id="51"/>
    </w:p>
    <w:p w14:paraId="3AAFF4AA" w14:textId="77777777" w:rsidR="00D70C12" w:rsidRPr="00180E5D" w:rsidRDefault="00876B74" w:rsidP="00180E5D">
      <w:pPr>
        <w:spacing w:after="0"/>
        <w:jc w:val="both"/>
      </w:pPr>
      <w:r>
        <w:rPr>
          <w:lang w:val="en-US"/>
        </w:rPr>
        <w:t xml:space="preserve">To assess the capabilities of available LLM technologies for sentiment analysis, we evaluated representative models from both commercial services and open-source alternatives. This evaluation establishes performance expectations and identifies trade-offs between the different approaches. </w:t>
      </w:r>
      <w:r>
        <w:rPr>
          <w:color w:val="000000" w:themeColor="text1"/>
          <w:lang w:val="en-US"/>
        </w:rPr>
        <w:t>It's worth noting that we evaluated the LLMs by processing the entire dataset at once rather than handling each item individually. While one-by-one processing produces more consistent outcomes, we agreed that batch processing was preferable for this phase of the project because it introduces greater variance in the results, making our assessment more straightforward.</w:t>
      </w:r>
    </w:p>
    <w:p w14:paraId="0B49F414" w14:textId="77777777" w:rsidR="00876B74" w:rsidRDefault="00876B74" w:rsidP="00876B74">
      <w:pPr>
        <w:pStyle w:val="Heading4"/>
      </w:pPr>
      <w:r>
        <w:t>Test Dataset</w:t>
      </w:r>
    </w:p>
    <w:p w14:paraId="2F256055" w14:textId="77777777" w:rsidR="00876B74" w:rsidRDefault="00876B74" w:rsidP="00D70C12">
      <w:pPr>
        <w:jc w:val="both"/>
      </w:pPr>
      <w:r>
        <w:t>We constructed a control dataset of 50 social media posts about a major technology product (iPhone 17). Each post was manually annotated for sentiment score (0-5 scale), dominant emotion, and aspect being discussed. A smaller subset of 10 posts from this dataset was made to test local LLMs, because of issues with local LLMs due to hardware limitations.</w:t>
      </w:r>
    </w:p>
    <w:p w14:paraId="47ED7824" w14:textId="77777777" w:rsidR="002B43D4" w:rsidRPr="00180E5D" w:rsidRDefault="00876B74" w:rsidP="00180E5D">
      <w:pPr>
        <w:pStyle w:val="Heading4"/>
      </w:pPr>
      <w:r>
        <w:t>Evaluation Metrics</w:t>
      </w:r>
    </w:p>
    <w:p w14:paraId="7C26E00E" w14:textId="77777777" w:rsidR="002B43D4" w:rsidRPr="00180E5D" w:rsidRDefault="002B43D4" w:rsidP="00180E5D">
      <w:r>
        <w:rPr>
          <w:i/>
          <w:iCs/>
          <w:lang w:val="en-US"/>
        </w:rPr>
        <w:t xml:space="preserve">Mean Absolute Error (MAE) </w:t>
      </w:r>
      <w:r>
        <w:rPr>
          <w:lang w:val="en-US"/>
        </w:rPr>
        <w:t>measures the average magnitude of prediction errors:</w:t>
      </w:r>
    </w:p>
    <w:p w14:paraId="7A6E7743" w14:textId="77777777" w:rsidR="002B43D4" w:rsidRPr="00D0453B" w:rsidRDefault="002B43D4" w:rsidP="002B43D4">
      <w:pPr>
        <w:rPr>
          <w:rFonts w:ascii="STIX Two Math" w:hAnsi="STIX Two Math" w:cs="STIX Two Math"/>
        </w:rPr>
      </w:pPr>
      <m:oMathPara>
        <m:oMath>
          <m:r>
            <w:rPr>
              <w:rFonts w:ascii="STIX Two Math" w:hAnsi="STIX Two Math" w:cs="STIX Two Math"/>
            </w:rPr>
            <m:t>MAE=</m:t>
          </m:r>
          <m:f>
            <m:fPr>
              <m:ctrlPr>
                <w:rPr>
                  <w:rFonts w:ascii="STIX Two Math" w:hAnsi="STIX Two Math" w:cs="STIX Two Math"/>
                  <w:i/>
                </w:rPr>
              </m:ctrlPr>
            </m:fPr>
            <m:num>
              <m:r>
                <w:rPr>
                  <w:rFonts w:ascii="STIX Two Math" w:hAnsi="STIX Two Math" w:cs="STIX Two Math"/>
                </w:rPr>
                <m:t>1</m:t>
              </m:r>
            </m:num>
            <m:den>
              <m:r>
                <w:rPr>
                  <w:rFonts w:ascii="STIX Two Math" w:hAnsi="STIX Two Math" w:cs="STIX Two Math"/>
                </w:rPr>
                <m:t>n</m:t>
              </m:r>
            </m:den>
          </m:f>
          <m:nary>
            <m:naryPr>
              <m:chr m:val="∑"/>
              <m:limLoc m:val="undOvr"/>
              <m:subHide m:val="1"/>
              <m:supHide m:val="1"/>
              <m:ctrlPr>
                <w:rPr>
                  <w:rFonts w:ascii="STIX Two Math" w:hAnsi="STIX Two Math" w:cs="STIX Two Math"/>
                  <w:i/>
                </w:rPr>
              </m:ctrlPr>
            </m:naryPr>
            <m:sub/>
            <m:sup/>
            <m:e>
              <m:d>
                <m:dPr>
                  <m:begChr m:val="|"/>
                  <m:endChr m:val="|"/>
                  <m:ctrlPr>
                    <w:rPr>
                      <w:rFonts w:ascii="STIX Two Math" w:hAnsi="STIX Two Math" w:cs="STIX Two Math"/>
                      <w:i/>
                    </w:rPr>
                  </m:ctrlPr>
                </m:dPr>
                <m:e>
                  <m:r>
                    <w:rPr>
                      <w:rFonts w:ascii="STIX Two Math" w:hAnsi="STIX Two Math" w:cs="STIX Two Math"/>
                    </w:rPr>
                    <m:t>predicted-actual</m:t>
                  </m:r>
                </m:e>
              </m:d>
            </m:e>
          </m:nary>
        </m:oMath>
      </m:oMathPara>
    </w:p>
    <w:p w14:paraId="7AE2410B" w14:textId="77777777" w:rsidR="002B43D4" w:rsidRDefault="002B43D4" w:rsidP="002B43D4">
      <w:pPr>
        <w:jc w:val="both"/>
      </w:pPr>
      <w:r>
        <w:rPr>
          <w:lang w:val="en-US"/>
        </w:rPr>
        <w:t>MAE provides an intuitive understanding of typical accuracy. For example, MAE of 0.35 indicates predictions deviate from ground truth by an average of 0.35 points on the 0-5 sentiment scale. Lower values indicate better performance.</w:t>
      </w:r>
    </w:p>
    <w:p w14:paraId="54E63F00" w14:textId="77777777" w:rsidR="002B43D4" w:rsidRDefault="002B43D4" w:rsidP="002B43D4">
      <w:pPr>
        <w:jc w:val="both"/>
      </w:pPr>
      <w:r>
        <w:rPr>
          <w:b/>
          <w:bCs/>
          <w:i/>
          <w:iCs/>
          <w:lang w:val="en-US"/>
        </w:rPr>
        <w:t>Root Mean Square Error (RMSE)</w:t>
      </w:r>
      <w:r>
        <w:rPr>
          <w:lang w:val="en-US"/>
        </w:rPr>
        <w:t xml:space="preserve"> essentially provides similar insights to MAE, but penalizes larger errors more heavily:</w:t>
      </w:r>
    </w:p>
    <w:p w14:paraId="200BD485" w14:textId="77777777" w:rsidR="002B43D4" w:rsidRPr="00D0453B" w:rsidRDefault="002B43D4" w:rsidP="002B43D4">
      <w:pPr>
        <w:rPr>
          <w:rFonts w:ascii="STIX Two Math" w:hAnsi="STIX Two Math" w:cs="STIX Two Math"/>
        </w:rPr>
      </w:pPr>
      <m:oMathPara>
        <m:oMath>
          <m:r>
            <w:rPr>
              <w:rFonts w:ascii="STIX Two Math" w:hAnsi="STIX Two Math" w:cs="STIX Two Math"/>
            </w:rPr>
            <m:t>RMSE=</m:t>
          </m:r>
          <m:rad>
            <m:radPr>
              <m:degHide m:val="1"/>
              <m:ctrlPr>
                <w:rPr>
                  <w:rFonts w:ascii="STIX Two Math" w:hAnsi="STIX Two Math" w:cs="STIX Two Math"/>
                  <w:i/>
                </w:rPr>
              </m:ctrlPr>
            </m:radPr>
            <m:deg/>
            <m:e>
              <m:f>
                <m:fPr>
                  <m:ctrlPr>
                    <w:rPr>
                      <w:rFonts w:ascii="STIX Two Math" w:hAnsi="STIX Two Math" w:cs="STIX Two Math"/>
                      <w:i/>
                    </w:rPr>
                  </m:ctrlPr>
                </m:fPr>
                <m:num>
                  <m:r>
                    <w:rPr>
                      <w:rFonts w:ascii="STIX Two Math" w:hAnsi="STIX Two Math" w:cs="STIX Two Math"/>
                    </w:rPr>
                    <m:t>1</m:t>
                  </m:r>
                </m:num>
                <m:den>
                  <m:r>
                    <w:rPr>
                      <w:rFonts w:ascii="STIX Two Math" w:hAnsi="STIX Two Math" w:cs="STIX Two Math"/>
                    </w:rPr>
                    <m:t>n</m:t>
                  </m:r>
                </m:den>
              </m:f>
              <m:nary>
                <m:naryPr>
                  <m:chr m:val="∑"/>
                  <m:limLoc m:val="undOvr"/>
                  <m:subHide m:val="1"/>
                  <m:supHide m:val="1"/>
                  <m:ctrlPr>
                    <w:rPr>
                      <w:rFonts w:ascii="STIX Two Math" w:hAnsi="STIX Two Math" w:cs="STIX Two Math"/>
                      <w:i/>
                    </w:rPr>
                  </m:ctrlPr>
                </m:naryPr>
                <m:sub/>
                <m:sup/>
                <m:e>
                  <m:sSup>
                    <m:sSupPr>
                      <m:ctrlPr>
                        <w:rPr>
                          <w:rFonts w:ascii="STIX Two Math" w:hAnsi="STIX Two Math" w:cs="STIX Two Math"/>
                          <w:i/>
                        </w:rPr>
                      </m:ctrlPr>
                    </m:sSupPr>
                    <m:e>
                      <m:d>
                        <m:dPr>
                          <m:ctrlPr>
                            <w:rPr>
                              <w:rFonts w:ascii="STIX Two Math" w:hAnsi="STIX Two Math" w:cs="STIX Two Math"/>
                              <w:i/>
                            </w:rPr>
                          </m:ctrlPr>
                        </m:dPr>
                        <m:e>
                          <m:r>
                            <w:rPr>
                              <w:rFonts w:ascii="STIX Two Math" w:hAnsi="STIX Two Math" w:cs="STIX Two Math"/>
                            </w:rPr>
                            <m:t>predicted-actual</m:t>
                          </m:r>
                        </m:e>
                      </m:d>
                    </m:e>
                    <m:sup>
                      <m:r>
                        <w:rPr>
                          <w:rFonts w:ascii="STIX Two Math" w:hAnsi="STIX Two Math" w:cs="STIX Two Math"/>
                        </w:rPr>
                        <m:t>2</m:t>
                      </m:r>
                    </m:sup>
                  </m:sSup>
                </m:e>
              </m:nary>
            </m:e>
          </m:rad>
        </m:oMath>
      </m:oMathPara>
    </w:p>
    <w:p w14:paraId="00E4ACEA" w14:textId="77777777" w:rsidR="002B43D4" w:rsidRDefault="002B43D4" w:rsidP="002B43D4">
      <w:pPr>
        <w:jc w:val="both"/>
      </w:pPr>
      <w:r>
        <w:t>By squaring errors before averaging, RMSE disproportionately penalizes catastrophic misclassifications. This is particularly important for brand monitoring, where missing a viral negative post has greater consequences than minor scoring imprecision across many routine posts.</w:t>
      </w:r>
    </w:p>
    <w:p w14:paraId="5FCA4221" w14:textId="77777777" w:rsidR="00FF4DC8" w:rsidRDefault="00FF4DC8" w:rsidP="005D0EEC">
      <w:pPr>
        <w:pStyle w:val="Heading4"/>
      </w:pPr>
      <w:r>
        <w:t>Testing Procedure</w:t>
      </w:r>
    </w:p>
    <w:p w14:paraId="6D57E3DF" w14:textId="77777777" w:rsidR="00FF4DC8" w:rsidRDefault="00FF4DC8" w:rsidP="00F16726">
      <w:pPr>
        <w:spacing w:after="0"/>
      </w:pPr>
      <w:r>
        <w:t>All models were evaluated under identical conditions:</w:t>
      </w:r>
    </w:p>
    <w:p w14:paraId="5FCDDF4A" w14:textId="77777777" w:rsidR="00FF4DC8" w:rsidRDefault="00FF4DC8" w:rsidP="00083E66">
      <w:pPr>
        <w:pStyle w:val="ListParagraph"/>
        <w:numPr>
          <w:ilvl w:val="0"/>
          <w:numId w:val="29"/>
        </w:numPr>
      </w:pPr>
      <w:r>
        <w:t>Identical generic prompt</w:t>
      </w:r>
    </w:p>
    <w:p w14:paraId="77FC0EB1" w14:textId="77777777" w:rsidR="00FF4DC8" w:rsidRDefault="00FF4DC8" w:rsidP="00083E66">
      <w:pPr>
        <w:pStyle w:val="ListParagraph"/>
        <w:numPr>
          <w:ilvl w:val="0"/>
          <w:numId w:val="29"/>
        </w:numPr>
      </w:pPr>
      <w:r>
        <w:t>No pre-training, nor fine-tuning</w:t>
      </w:r>
    </w:p>
    <w:p w14:paraId="1BCCA353" w14:textId="77777777" w:rsidR="00FF4DC8" w:rsidRDefault="00FF4DC8" w:rsidP="00083E66">
      <w:pPr>
        <w:pStyle w:val="ListParagraph"/>
        <w:numPr>
          <w:ilvl w:val="0"/>
          <w:numId w:val="29"/>
        </w:numPr>
      </w:pPr>
      <w:r>
        <w:t>Each model processed the whole batch at once</w:t>
      </w:r>
    </w:p>
    <w:p w14:paraId="14A266C5" w14:textId="77777777" w:rsidR="000C6CA7" w:rsidRDefault="000C6CA7">
      <w:r>
        <w:br w:type="page"/>
      </w:r>
    </w:p>
    <w:p w14:paraId="354D4F36" w14:textId="77777777" w:rsidR="00180E5D" w:rsidRDefault="00180E5D" w:rsidP="00180E5D">
      <w:pPr>
        <w:pStyle w:val="Heading4"/>
      </w:pPr>
      <w:r>
        <w:lastRenderedPageBreak/>
        <w:t>Prompt Message</w:t>
      </w:r>
    </w:p>
    <w:p w14:paraId="71E49492" w14:textId="77777777" w:rsidR="00180E5D" w:rsidRP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rPr>
      </w:pPr>
      <w:r>
        <w:rPr>
          <w:rFonts w:ascii="JetBrains Mono SemiBold" w:hAnsi="JetBrains Mono SemiBold" w:cs="JetBrains Mono SemiBold"/>
          <w:sz w:val="18"/>
          <w:szCs w:val="18"/>
        </w:rPr>
        <w:t>You are an expert sentiment analyzer, and your job is to take a CSV file that has posts about the topic of iPhone 17, and provide the following for each post:</w:t>
      </w:r>
    </w:p>
    <w:p w14:paraId="69248997" w14:textId="77777777" w:rsidR="00180E5D" w:rsidRP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lang w:val="en-US"/>
        </w:rPr>
      </w:pPr>
      <w:r>
        <w:rPr>
          <w:rFonts w:ascii="JetBrains Mono SemiBold" w:hAnsi="JetBrains Mono SemiBold" w:cs="JetBrains Mono SemiBold"/>
          <w:sz w:val="18"/>
          <w:szCs w:val="18"/>
          <w:lang w:val="en-US"/>
        </w:rPr>
        <w:t>* Sentiment Score from 0.0 (very negative) to 5.0 (very positive), where between 2 and 3 is neutral.</w:t>
      </w:r>
    </w:p>
    <w:p w14:paraId="39BF5CEB" w14:textId="77777777" w:rsidR="00180E5D" w:rsidRP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lang w:val="en-US"/>
        </w:rPr>
      </w:pPr>
      <w:r>
        <w:rPr>
          <w:rFonts w:ascii="JetBrains Mono SemiBold" w:hAnsi="JetBrains Mono SemiBold" w:cs="JetBrains Mono SemiBold"/>
          <w:sz w:val="18"/>
          <w:szCs w:val="18"/>
          <w:lang w:val="en-US"/>
        </w:rPr>
        <w:t>* The dominant emotion that lays within the text. (e.g. happy, sad, angry, neutral, optimistic, etc.)</w:t>
      </w:r>
    </w:p>
    <w:p w14:paraId="7D5C6EE5" w14:textId="77777777" w:rsid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lang w:val="en-US"/>
        </w:rPr>
      </w:pPr>
      <w:r>
        <w:rPr>
          <w:rFonts w:ascii="JetBrains Mono SemiBold" w:hAnsi="JetBrains Mono SemiBold" w:cs="JetBrains Mono SemiBold"/>
          <w:sz w:val="18"/>
          <w:szCs w:val="18"/>
          <w:lang w:val="en-US"/>
        </w:rPr>
        <w:t>* The aspect of which the post focused on (e.g. product, service, quality, delivery, price, etc.)</w:t>
      </w:r>
    </w:p>
    <w:p w14:paraId="5E174AFD" w14:textId="77777777" w:rsidR="00180E5D" w:rsidRP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rPr>
      </w:pPr>
    </w:p>
    <w:p w14:paraId="3EA4B93B" w14:textId="77777777" w:rsidR="00180E5D" w:rsidRP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rPr>
      </w:pPr>
      <w:r>
        <w:rPr>
          <w:rFonts w:ascii="JetBrains Mono SemiBold" w:hAnsi="JetBrains Mono SemiBold" w:cs="JetBrains Mono SemiBold"/>
          <w:sz w:val="18"/>
          <w:szCs w:val="18"/>
        </w:rPr>
        <w:t>Examples:</w:t>
      </w:r>
    </w:p>
    <w:p w14:paraId="5062E6CC" w14:textId="77777777" w:rsidR="00180E5D" w:rsidRP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rPr>
      </w:pPr>
      <w:r>
        <w:rPr>
          <w:rFonts w:ascii="JetBrains Mono SemiBold" w:hAnsi="JetBrains Mono SemiBold" w:cs="JetBrains Mono SemiBold"/>
          <w:sz w:val="18"/>
          <w:szCs w:val="18"/>
        </w:rPr>
        <w:t>1. "The new iPhone 17 color is so freaking ugly, whoever thought of orange as a phone's color should be immediately fired.":</w:t>
      </w:r>
    </w:p>
    <w:p w14:paraId="7D3CFC31" w14:textId="77777777" w:rsidR="00180E5D" w:rsidRP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rPr>
      </w:pPr>
      <w:r>
        <w:rPr>
          <w:rFonts w:ascii="JetBrains Mono SemiBold" w:hAnsi="JetBrains Mono SemiBold" w:cs="JetBrains Mono SemiBold"/>
          <w:sz w:val="18"/>
          <w:szCs w:val="18"/>
        </w:rPr>
        <w:t xml:space="preserve">   1. Score: 0.2</w:t>
      </w:r>
    </w:p>
    <w:p w14:paraId="27A3ED12" w14:textId="77777777" w:rsidR="00180E5D" w:rsidRP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rPr>
      </w:pPr>
      <w:r>
        <w:rPr>
          <w:rFonts w:ascii="JetBrains Mono SemiBold" w:hAnsi="JetBrains Mono SemiBold" w:cs="JetBrains Mono SemiBold"/>
          <w:sz w:val="18"/>
          <w:szCs w:val="18"/>
        </w:rPr>
        <w:t xml:space="preserve">   2. Emotion: Angry</w:t>
      </w:r>
    </w:p>
    <w:p w14:paraId="56CA9C63" w14:textId="77777777" w:rsid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rPr>
      </w:pPr>
      <w:r>
        <w:rPr>
          <w:rFonts w:ascii="JetBrains Mono SemiBold" w:hAnsi="JetBrains Mono SemiBold" w:cs="JetBrains Mono SemiBold"/>
          <w:sz w:val="18"/>
          <w:szCs w:val="18"/>
        </w:rPr>
        <w:t xml:space="preserve">   3. Aspect: Product</w:t>
      </w:r>
    </w:p>
    <w:p w14:paraId="35DE5B6E" w14:textId="77777777" w:rsidR="00180E5D" w:rsidRP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rPr>
      </w:pPr>
    </w:p>
    <w:p w14:paraId="2E666028" w14:textId="77777777" w:rsidR="00180E5D" w:rsidRP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rPr>
      </w:pPr>
      <w:r>
        <w:rPr>
          <w:rFonts w:ascii="JetBrains Mono SemiBold" w:hAnsi="JetBrains Mono SemiBold" w:cs="JetBrains Mono SemiBold"/>
          <w:sz w:val="18"/>
          <w:szCs w:val="18"/>
        </w:rPr>
        <w:t>2. "Although the new iPhone 17 is expensive, it provides a lot of useful features that are exclusive to the iPhone.":</w:t>
      </w:r>
    </w:p>
    <w:p w14:paraId="2883A62A" w14:textId="77777777" w:rsidR="00180E5D" w:rsidRP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rPr>
      </w:pPr>
      <w:r>
        <w:rPr>
          <w:rFonts w:ascii="JetBrains Mono SemiBold" w:hAnsi="JetBrains Mono SemiBold" w:cs="JetBrains Mono SemiBold"/>
          <w:sz w:val="18"/>
          <w:szCs w:val="18"/>
        </w:rPr>
        <w:t xml:space="preserve">   1. Score: 2.4</w:t>
      </w:r>
    </w:p>
    <w:p w14:paraId="5D8A659C" w14:textId="77777777" w:rsidR="00180E5D" w:rsidRP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rPr>
      </w:pPr>
      <w:r>
        <w:rPr>
          <w:rFonts w:ascii="JetBrains Mono SemiBold" w:hAnsi="JetBrains Mono SemiBold" w:cs="JetBrains Mono SemiBold"/>
          <w:sz w:val="18"/>
          <w:szCs w:val="18"/>
        </w:rPr>
        <w:t xml:space="preserve">   2. Emotion: Neutral</w:t>
      </w:r>
    </w:p>
    <w:p w14:paraId="2168EF09" w14:textId="77777777" w:rsid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rPr>
      </w:pPr>
      <w:r>
        <w:rPr>
          <w:rFonts w:ascii="JetBrains Mono SemiBold" w:hAnsi="JetBrains Mono SemiBold" w:cs="JetBrains Mono SemiBold"/>
          <w:sz w:val="18"/>
          <w:szCs w:val="18"/>
        </w:rPr>
        <w:t xml:space="preserve">   3. Aspect: Price</w:t>
      </w:r>
    </w:p>
    <w:p w14:paraId="51A6EC2F" w14:textId="77777777" w:rsidR="00180E5D" w:rsidRP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rPr>
      </w:pPr>
    </w:p>
    <w:p w14:paraId="0BBF9E98" w14:textId="77777777" w:rsidR="00180E5D" w:rsidRP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rPr>
      </w:pPr>
      <w:r>
        <w:rPr>
          <w:rFonts w:ascii="JetBrains Mono SemiBold" w:hAnsi="JetBrains Mono SemiBold" w:cs="JetBrains Mono SemiBold"/>
          <w:sz w:val="18"/>
          <w:szCs w:val="18"/>
        </w:rPr>
        <w:t>3. "I just got my iPhone delivered this evening when I just ordered this morning! Bravo, Apple!":</w:t>
      </w:r>
    </w:p>
    <w:p w14:paraId="5133E6B0" w14:textId="77777777" w:rsidR="00180E5D" w:rsidRP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rPr>
      </w:pPr>
      <w:r>
        <w:rPr>
          <w:rFonts w:ascii="JetBrains Mono SemiBold" w:hAnsi="JetBrains Mono SemiBold" w:cs="JetBrains Mono SemiBold"/>
          <w:sz w:val="18"/>
          <w:szCs w:val="18"/>
        </w:rPr>
        <w:t xml:space="preserve">   1. Score: 4.8</w:t>
      </w:r>
    </w:p>
    <w:p w14:paraId="4F25D3FD" w14:textId="77777777" w:rsidR="00180E5D" w:rsidRP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rPr>
      </w:pPr>
      <w:r>
        <w:rPr>
          <w:rFonts w:ascii="JetBrains Mono SemiBold" w:hAnsi="JetBrains Mono SemiBold" w:cs="JetBrains Mono SemiBold"/>
          <w:sz w:val="18"/>
          <w:szCs w:val="18"/>
        </w:rPr>
        <w:t xml:space="preserve">   2. Emotion: Happy</w:t>
      </w:r>
    </w:p>
    <w:p w14:paraId="794279E2" w14:textId="77777777" w:rsid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rPr>
      </w:pPr>
      <w:r>
        <w:rPr>
          <w:rFonts w:ascii="JetBrains Mono SemiBold" w:hAnsi="JetBrains Mono SemiBold" w:cs="JetBrains Mono SemiBold"/>
          <w:sz w:val="18"/>
          <w:szCs w:val="18"/>
        </w:rPr>
        <w:t xml:space="preserve">   3. Aspect: Delivery</w:t>
      </w:r>
    </w:p>
    <w:p w14:paraId="064ABF4D" w14:textId="77777777" w:rsidR="00180E5D" w:rsidRP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rPr>
      </w:pPr>
    </w:p>
    <w:p w14:paraId="7C99AB89" w14:textId="77777777" w:rsidR="00180E5D" w:rsidRPr="00180E5D" w:rsidRDefault="00180E5D" w:rsidP="00180E5D">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lang w:val="en-US"/>
        </w:rPr>
      </w:pPr>
      <w:r>
        <w:rPr>
          <w:rFonts w:ascii="JetBrains Mono SemiBold" w:hAnsi="JetBrains Mono SemiBold" w:cs="JetBrains Mono SemiBold"/>
          <w:sz w:val="18"/>
          <w:szCs w:val="18"/>
          <w:lang w:val="en-US"/>
        </w:rPr>
        <w:t>Respond only in CSV format that contains the post text, score, emotion and aspect as columns.</w:t>
      </w:r>
    </w:p>
    <w:p w14:paraId="2E569A4F" w14:textId="77777777" w:rsidR="00180E5D" w:rsidRPr="00C91089" w:rsidRDefault="00180E5D" w:rsidP="00C91089">
      <w:pPr>
        <w:pBdr>
          <w:top w:val="single" w:sz="8" w:space="1" w:color="auto"/>
          <w:left w:val="single" w:sz="8" w:space="4" w:color="auto"/>
          <w:bottom w:val="single" w:sz="8" w:space="1" w:color="auto"/>
          <w:right w:val="single" w:sz="8" w:space="4" w:color="auto"/>
        </w:pBdr>
        <w:spacing w:after="0"/>
        <w:rPr>
          <w:rFonts w:ascii="JetBrains Mono SemiBold" w:hAnsi="JetBrains Mono SemiBold" w:cs="JetBrains Mono SemiBold"/>
          <w:sz w:val="18"/>
          <w:szCs w:val="18"/>
          <w:lang w:val="en-US"/>
        </w:rPr>
      </w:pPr>
      <w:r>
        <w:rPr>
          <w:rFonts w:ascii="JetBrains Mono SemiBold" w:hAnsi="JetBrains Mono SemiBold" w:cs="JetBrains Mono SemiBold"/>
          <w:sz w:val="18"/>
          <w:szCs w:val="18"/>
          <w:lang w:val="en-US"/>
        </w:rPr>
        <w:t>Preserve the same order of the original file, and make sure you've analyzed exactly 50 posts.</w:t>
      </w:r>
    </w:p>
    <w:p w14:paraId="4B6AA5FC" w14:textId="77777777" w:rsidR="000C6CA7" w:rsidRDefault="000C6CA7" w:rsidP="002B43D4"/>
    <w:p w14:paraId="556E93DB" w14:textId="77777777" w:rsidR="000C6CA7" w:rsidRDefault="000C6CA7" w:rsidP="002B43D4"/>
    <w:p w14:paraId="0E2B1433" w14:textId="77777777" w:rsidR="002B43D4" w:rsidRDefault="002B43D4" w:rsidP="002B43D4">
      <w:pPr>
        <w:pStyle w:val="Heading3"/>
      </w:pPr>
      <w:bookmarkStart w:id="52" w:name="_Toc229695627"/>
      <w:r>
        <w:t>2.2.3 Production-Level LLMs</w:t>
      </w:r>
      <w:bookmarkEnd w:id="52"/>
    </w:p>
    <w:p w14:paraId="25B2A1A0" w14:textId="77777777" w:rsidR="002B43D4" w:rsidRDefault="00D70C12" w:rsidP="00D70C12">
      <w:pPr>
        <w:spacing w:after="0"/>
      </w:pPr>
      <w:r>
        <w:t>We evaluated 5 commercially available LLMs:</w:t>
      </w:r>
    </w:p>
    <w:p w14:paraId="50EF3A56" w14:textId="77777777" w:rsidR="00D70C12" w:rsidRPr="00180E5D" w:rsidRDefault="00D70C12" w:rsidP="00083E66">
      <w:pPr>
        <w:pStyle w:val="ListParagraph"/>
        <w:numPr>
          <w:ilvl w:val="0"/>
          <w:numId w:val="30"/>
        </w:numPr>
      </w:pPr>
      <w:r>
        <w:rPr>
          <w:b/>
          <w:bCs/>
        </w:rPr>
        <w:t>Perplexity</w:t>
      </w:r>
      <w:r>
        <w:t xml:space="preserve"> </w:t>
      </w:r>
    </w:p>
    <w:p w14:paraId="049DCC76" w14:textId="77777777" w:rsidR="00D70C12" w:rsidRPr="00180E5D" w:rsidRDefault="00D70C12" w:rsidP="00083E66">
      <w:pPr>
        <w:pStyle w:val="ListParagraph"/>
        <w:numPr>
          <w:ilvl w:val="0"/>
          <w:numId w:val="30"/>
        </w:numPr>
      </w:pPr>
      <w:r>
        <w:rPr>
          <w:b/>
          <w:bCs/>
        </w:rPr>
        <w:t>Grok 4.1</w:t>
      </w:r>
    </w:p>
    <w:p w14:paraId="34B98ED4" w14:textId="77777777" w:rsidR="00D70C12" w:rsidRPr="00180E5D" w:rsidRDefault="00D70C12" w:rsidP="00083E66">
      <w:pPr>
        <w:pStyle w:val="ListParagraph"/>
        <w:numPr>
          <w:ilvl w:val="0"/>
          <w:numId w:val="30"/>
        </w:numPr>
      </w:pPr>
      <w:r>
        <w:rPr>
          <w:b/>
          <w:bCs/>
        </w:rPr>
        <w:t>GPT 5.1</w:t>
      </w:r>
      <w:r>
        <w:t xml:space="preserve"> </w:t>
      </w:r>
    </w:p>
    <w:p w14:paraId="4DA92B30" w14:textId="77777777" w:rsidR="00D70C12" w:rsidRPr="00180E5D" w:rsidRDefault="00D70C12" w:rsidP="00083E66">
      <w:pPr>
        <w:pStyle w:val="ListParagraph"/>
        <w:numPr>
          <w:ilvl w:val="0"/>
          <w:numId w:val="30"/>
        </w:numPr>
      </w:pPr>
      <w:r>
        <w:rPr>
          <w:b/>
          <w:bCs/>
        </w:rPr>
        <w:t>Deepseek-R1</w:t>
      </w:r>
    </w:p>
    <w:p w14:paraId="6DEAB7E9" w14:textId="77777777" w:rsidR="000C6CA7" w:rsidRPr="000C6CA7" w:rsidRDefault="00D70C12" w:rsidP="00083E66">
      <w:pPr>
        <w:pStyle w:val="ListParagraph"/>
        <w:numPr>
          <w:ilvl w:val="0"/>
          <w:numId w:val="30"/>
        </w:numPr>
      </w:pPr>
      <w:r>
        <w:rPr>
          <w:b/>
          <w:bCs/>
        </w:rPr>
        <w:t>Gemini 3 Pro</w:t>
      </w:r>
    </w:p>
    <w:p w14:paraId="609E5FED" w14:textId="77777777" w:rsidR="000C6CA7" w:rsidRDefault="000C6CA7">
      <w:r>
        <w:br w:type="page"/>
      </w:r>
    </w:p>
    <w:p w14:paraId="36D2F1B9" w14:textId="77777777" w:rsidR="005D0EEC" w:rsidRPr="005D0EEC" w:rsidRDefault="005D0EEC" w:rsidP="00174CE0">
      <w:pPr>
        <w:pStyle w:val="Heading4"/>
      </w:pPr>
      <w:r>
        <w:lastRenderedPageBreak/>
        <w:t>Performance Results</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37"/>
        <w:gridCol w:w="2337"/>
        <w:gridCol w:w="2338"/>
        <w:gridCol w:w="2338"/>
      </w:tblGrid>
      <w:tr w:rsidR="005D0EEC" w14:paraId="2860FE3D" w14:textId="77777777" w:rsidTr="0031366E">
        <w:trPr>
          <w:jc w:val="center"/>
        </w:trPr>
        <w:tc>
          <w:tcPr>
            <w:tcW w:w="2337" w:type="dxa"/>
          </w:tcPr>
          <w:p w14:paraId="55900BE4" w14:textId="77777777" w:rsidR="005D0EEC" w:rsidRPr="005D0EEC" w:rsidRDefault="005D0EEC" w:rsidP="005D0EEC">
            <w:pPr>
              <w:jc w:val="center"/>
              <w:rPr>
                <w:rFonts w:asciiTheme="majorBidi" w:hAnsiTheme="majorBidi" w:cstheme="majorBidi"/>
                <w:b/>
                <w:bCs/>
              </w:rPr>
            </w:pPr>
            <w:r>
              <w:rPr>
                <w:rFonts w:asciiTheme="majorBidi" w:hAnsiTheme="majorBidi" w:cstheme="majorBidi"/>
                <w:b/>
                <w:bCs/>
              </w:rPr>
              <w:t>Model</w:t>
            </w:r>
          </w:p>
        </w:tc>
        <w:tc>
          <w:tcPr>
            <w:tcW w:w="2337" w:type="dxa"/>
          </w:tcPr>
          <w:p w14:paraId="122500D3" w14:textId="77777777" w:rsidR="005D0EEC" w:rsidRPr="005D0EEC" w:rsidRDefault="005D0EEC" w:rsidP="005D0EEC">
            <w:pPr>
              <w:jc w:val="center"/>
              <w:rPr>
                <w:rFonts w:asciiTheme="majorBidi" w:hAnsiTheme="majorBidi" w:cstheme="majorBidi"/>
                <w:b/>
                <w:bCs/>
              </w:rPr>
            </w:pPr>
            <w:r>
              <w:rPr>
                <w:rFonts w:asciiTheme="majorBidi" w:hAnsiTheme="majorBidi" w:cstheme="majorBidi"/>
                <w:b/>
                <w:bCs/>
              </w:rPr>
              <w:t>Sentiment MAE</w:t>
            </w:r>
          </w:p>
        </w:tc>
        <w:tc>
          <w:tcPr>
            <w:tcW w:w="2338" w:type="dxa"/>
          </w:tcPr>
          <w:p w14:paraId="309D4DB5" w14:textId="77777777" w:rsidR="005D0EEC" w:rsidRPr="005D0EEC" w:rsidRDefault="005D0EEC" w:rsidP="005D0EEC">
            <w:pPr>
              <w:jc w:val="center"/>
              <w:rPr>
                <w:rFonts w:asciiTheme="majorBidi" w:hAnsiTheme="majorBidi" w:cstheme="majorBidi"/>
                <w:b/>
                <w:bCs/>
              </w:rPr>
            </w:pPr>
            <w:r>
              <w:rPr>
                <w:rFonts w:asciiTheme="majorBidi" w:hAnsiTheme="majorBidi" w:cstheme="majorBidi"/>
                <w:b/>
                <w:bCs/>
              </w:rPr>
              <w:t>Sentiment RMSE</w:t>
            </w:r>
          </w:p>
        </w:tc>
        <w:tc>
          <w:tcPr>
            <w:tcW w:w="2338" w:type="dxa"/>
          </w:tcPr>
          <w:p w14:paraId="1DBAF54B" w14:textId="77777777" w:rsidR="005D0EEC" w:rsidRPr="005D0EEC" w:rsidRDefault="005D0EEC" w:rsidP="005D0EEC">
            <w:pPr>
              <w:jc w:val="center"/>
              <w:rPr>
                <w:rFonts w:asciiTheme="majorBidi" w:hAnsiTheme="majorBidi" w:cstheme="majorBidi"/>
                <w:b/>
                <w:bCs/>
              </w:rPr>
            </w:pPr>
            <w:r>
              <w:rPr>
                <w:rFonts w:asciiTheme="majorBidi" w:hAnsiTheme="majorBidi" w:cstheme="majorBidi"/>
                <w:b/>
                <w:bCs/>
              </w:rPr>
              <w:t>Sentiment Average</w:t>
            </w:r>
          </w:p>
        </w:tc>
      </w:tr>
      <w:tr w:rsidR="005D0EEC" w14:paraId="70135593" w14:textId="77777777" w:rsidTr="0031366E">
        <w:trPr>
          <w:jc w:val="center"/>
        </w:trPr>
        <w:tc>
          <w:tcPr>
            <w:tcW w:w="2337" w:type="dxa"/>
          </w:tcPr>
          <w:p w14:paraId="2C062248" w14:textId="77777777" w:rsidR="005D0EEC" w:rsidRPr="005D0EEC" w:rsidRDefault="005D0EEC" w:rsidP="005D0EEC">
            <w:pPr>
              <w:jc w:val="center"/>
              <w:rPr>
                <w:rFonts w:asciiTheme="majorBidi" w:hAnsiTheme="majorBidi" w:cstheme="majorBidi"/>
              </w:rPr>
            </w:pPr>
            <w:r>
              <w:rPr>
                <w:rFonts w:asciiTheme="majorBidi" w:hAnsiTheme="majorBidi" w:cstheme="majorBidi"/>
              </w:rPr>
              <w:t>Control</w:t>
            </w:r>
          </w:p>
        </w:tc>
        <w:tc>
          <w:tcPr>
            <w:tcW w:w="2337" w:type="dxa"/>
          </w:tcPr>
          <w:p w14:paraId="025DFFDF" w14:textId="77777777" w:rsidR="005D0EEC" w:rsidRPr="005D0EEC" w:rsidRDefault="005D0EEC" w:rsidP="005D0EEC">
            <w:pPr>
              <w:rPr>
                <w:rFonts w:asciiTheme="majorBidi" w:hAnsiTheme="majorBidi" w:cstheme="majorBidi"/>
              </w:rPr>
            </w:pPr>
            <w:r>
              <w:rPr>
                <w:rFonts w:asciiTheme="majorBidi" w:hAnsiTheme="majorBidi" w:cstheme="majorBidi"/>
              </w:rPr>
              <w:t>-</w:t>
            </w:r>
          </w:p>
        </w:tc>
        <w:tc>
          <w:tcPr>
            <w:tcW w:w="2338" w:type="dxa"/>
          </w:tcPr>
          <w:p w14:paraId="6B2DCE13" w14:textId="77777777" w:rsidR="005D0EEC" w:rsidRPr="005D0EEC" w:rsidRDefault="005D0EEC" w:rsidP="005D0EEC">
            <w:pPr>
              <w:rPr>
                <w:rFonts w:asciiTheme="majorBidi" w:hAnsiTheme="majorBidi" w:cstheme="majorBidi"/>
              </w:rPr>
            </w:pPr>
            <w:r>
              <w:rPr>
                <w:rFonts w:asciiTheme="majorBidi" w:hAnsiTheme="majorBidi" w:cstheme="majorBidi"/>
              </w:rPr>
              <w:t>-</w:t>
            </w:r>
          </w:p>
        </w:tc>
        <w:tc>
          <w:tcPr>
            <w:tcW w:w="2338" w:type="dxa"/>
          </w:tcPr>
          <w:p w14:paraId="5747945B" w14:textId="77777777" w:rsidR="005D0EEC" w:rsidRPr="005D0EEC" w:rsidRDefault="005D0EEC" w:rsidP="005D0EEC">
            <w:pPr>
              <w:rPr>
                <w:rFonts w:asciiTheme="majorBidi" w:hAnsiTheme="majorBidi" w:cstheme="majorBidi"/>
              </w:rPr>
            </w:pPr>
            <w:r>
              <w:rPr>
                <w:rFonts w:asciiTheme="majorBidi" w:hAnsiTheme="majorBidi" w:cstheme="majorBidi"/>
              </w:rPr>
              <w:t>2.86</w:t>
            </w:r>
          </w:p>
        </w:tc>
      </w:tr>
      <w:tr w:rsidR="005D0EEC" w14:paraId="536C141C" w14:textId="77777777" w:rsidTr="0031366E">
        <w:trPr>
          <w:jc w:val="center"/>
        </w:trPr>
        <w:tc>
          <w:tcPr>
            <w:tcW w:w="2337" w:type="dxa"/>
          </w:tcPr>
          <w:p w14:paraId="30C6E589" w14:textId="77777777" w:rsidR="005D0EEC" w:rsidRPr="005D0EEC" w:rsidRDefault="005D0EEC" w:rsidP="005D0EEC">
            <w:pPr>
              <w:jc w:val="center"/>
              <w:rPr>
                <w:rFonts w:asciiTheme="majorBidi" w:hAnsiTheme="majorBidi" w:cstheme="majorBidi"/>
              </w:rPr>
            </w:pPr>
            <w:r>
              <w:rPr>
                <w:rFonts w:asciiTheme="majorBidi" w:hAnsiTheme="majorBidi" w:cstheme="majorBidi"/>
              </w:rPr>
              <w:t>Perplexity</w:t>
            </w:r>
          </w:p>
        </w:tc>
        <w:tc>
          <w:tcPr>
            <w:tcW w:w="2337" w:type="dxa"/>
          </w:tcPr>
          <w:p w14:paraId="59607948" w14:textId="77777777" w:rsidR="005D0EEC" w:rsidRPr="005D0EEC" w:rsidRDefault="005D0EEC" w:rsidP="005D0EEC">
            <w:pPr>
              <w:rPr>
                <w:rFonts w:asciiTheme="majorBidi" w:hAnsiTheme="majorBidi" w:cstheme="majorBidi"/>
              </w:rPr>
            </w:pPr>
            <w:r>
              <w:rPr>
                <w:rFonts w:asciiTheme="majorBidi" w:hAnsiTheme="majorBidi" w:cstheme="majorBidi"/>
              </w:rPr>
              <w:t>0.554</w:t>
            </w:r>
          </w:p>
        </w:tc>
        <w:tc>
          <w:tcPr>
            <w:tcW w:w="2338" w:type="dxa"/>
          </w:tcPr>
          <w:p w14:paraId="6519A80E" w14:textId="77777777" w:rsidR="005D0EEC" w:rsidRPr="005D0EEC" w:rsidRDefault="005D0EEC" w:rsidP="005D0EEC">
            <w:pPr>
              <w:rPr>
                <w:rFonts w:asciiTheme="majorBidi" w:hAnsiTheme="majorBidi" w:cstheme="majorBidi"/>
              </w:rPr>
            </w:pPr>
            <w:r>
              <w:rPr>
                <w:rFonts w:asciiTheme="majorBidi" w:hAnsiTheme="majorBidi" w:cstheme="majorBidi"/>
              </w:rPr>
              <w:t>0.446</w:t>
            </w:r>
          </w:p>
        </w:tc>
        <w:tc>
          <w:tcPr>
            <w:tcW w:w="2338" w:type="dxa"/>
          </w:tcPr>
          <w:p w14:paraId="24510651" w14:textId="77777777" w:rsidR="005D0EEC" w:rsidRPr="005D0EEC" w:rsidRDefault="005D0EEC" w:rsidP="005D0EEC">
            <w:pPr>
              <w:rPr>
                <w:rFonts w:asciiTheme="majorBidi" w:hAnsiTheme="majorBidi" w:cstheme="majorBidi"/>
              </w:rPr>
            </w:pPr>
            <w:r>
              <w:rPr>
                <w:rFonts w:asciiTheme="majorBidi" w:hAnsiTheme="majorBidi" w:cstheme="majorBidi"/>
              </w:rPr>
              <w:t>3.182</w:t>
            </w:r>
          </w:p>
        </w:tc>
      </w:tr>
      <w:tr w:rsidR="005D0EEC" w14:paraId="510F30DE" w14:textId="77777777" w:rsidTr="0031366E">
        <w:trPr>
          <w:jc w:val="center"/>
        </w:trPr>
        <w:tc>
          <w:tcPr>
            <w:tcW w:w="2337" w:type="dxa"/>
          </w:tcPr>
          <w:p w14:paraId="744C6955" w14:textId="77777777" w:rsidR="005D0EEC" w:rsidRPr="005D0EEC" w:rsidRDefault="005D0EEC" w:rsidP="005D0EEC">
            <w:pPr>
              <w:jc w:val="center"/>
              <w:rPr>
                <w:rFonts w:asciiTheme="majorBidi" w:hAnsiTheme="majorBidi" w:cstheme="majorBidi"/>
              </w:rPr>
            </w:pPr>
            <w:r>
              <w:rPr>
                <w:rFonts w:asciiTheme="majorBidi" w:hAnsiTheme="majorBidi" w:cstheme="majorBidi"/>
              </w:rPr>
              <w:t>Grok 4.1</w:t>
            </w:r>
          </w:p>
        </w:tc>
        <w:tc>
          <w:tcPr>
            <w:tcW w:w="2337" w:type="dxa"/>
          </w:tcPr>
          <w:p w14:paraId="3271E90D" w14:textId="77777777" w:rsidR="005D0EEC" w:rsidRPr="005D0EEC" w:rsidRDefault="005D0EEC" w:rsidP="005D0EEC">
            <w:pPr>
              <w:rPr>
                <w:rFonts w:asciiTheme="majorBidi" w:hAnsiTheme="majorBidi" w:cstheme="majorBidi"/>
              </w:rPr>
            </w:pPr>
            <w:r>
              <w:rPr>
                <w:rFonts w:asciiTheme="majorBidi" w:hAnsiTheme="majorBidi" w:cstheme="majorBidi"/>
              </w:rPr>
              <w:t>0.562</w:t>
            </w:r>
          </w:p>
        </w:tc>
        <w:tc>
          <w:tcPr>
            <w:tcW w:w="2338" w:type="dxa"/>
          </w:tcPr>
          <w:p w14:paraId="57066546" w14:textId="77777777" w:rsidR="005D0EEC" w:rsidRPr="005D0EEC" w:rsidRDefault="005D0EEC" w:rsidP="005D0EEC">
            <w:pPr>
              <w:rPr>
                <w:rFonts w:asciiTheme="majorBidi" w:hAnsiTheme="majorBidi" w:cstheme="majorBidi"/>
              </w:rPr>
            </w:pPr>
            <w:r>
              <w:rPr>
                <w:rFonts w:asciiTheme="majorBidi" w:hAnsiTheme="majorBidi" w:cstheme="majorBidi"/>
              </w:rPr>
              <w:t>0.661</w:t>
            </w:r>
          </w:p>
        </w:tc>
        <w:tc>
          <w:tcPr>
            <w:tcW w:w="2338" w:type="dxa"/>
          </w:tcPr>
          <w:p w14:paraId="2B680832" w14:textId="77777777" w:rsidR="005D0EEC" w:rsidRPr="005D0EEC" w:rsidRDefault="005D0EEC" w:rsidP="005D0EEC">
            <w:pPr>
              <w:rPr>
                <w:rFonts w:asciiTheme="majorBidi" w:hAnsiTheme="majorBidi" w:cstheme="majorBidi"/>
              </w:rPr>
            </w:pPr>
            <w:r>
              <w:rPr>
                <w:rFonts w:asciiTheme="majorBidi" w:hAnsiTheme="majorBidi" w:cstheme="majorBidi"/>
              </w:rPr>
              <w:t>3.262</w:t>
            </w:r>
          </w:p>
        </w:tc>
      </w:tr>
      <w:tr w:rsidR="005D0EEC" w14:paraId="3C7826D4" w14:textId="77777777" w:rsidTr="0031366E">
        <w:trPr>
          <w:jc w:val="center"/>
        </w:trPr>
        <w:tc>
          <w:tcPr>
            <w:tcW w:w="2337" w:type="dxa"/>
          </w:tcPr>
          <w:p w14:paraId="4ED29229" w14:textId="77777777" w:rsidR="005D0EEC" w:rsidRPr="005D0EEC" w:rsidRDefault="005D0EEC" w:rsidP="005D0EEC">
            <w:pPr>
              <w:jc w:val="center"/>
              <w:rPr>
                <w:rFonts w:asciiTheme="majorBidi" w:hAnsiTheme="majorBidi" w:cstheme="majorBidi"/>
              </w:rPr>
            </w:pPr>
            <w:r>
              <w:rPr>
                <w:rFonts w:asciiTheme="majorBidi" w:hAnsiTheme="majorBidi" w:cstheme="majorBidi"/>
              </w:rPr>
              <w:t>GPT 5.1</w:t>
            </w:r>
          </w:p>
        </w:tc>
        <w:tc>
          <w:tcPr>
            <w:tcW w:w="2337" w:type="dxa"/>
          </w:tcPr>
          <w:p w14:paraId="7F3DFCBE" w14:textId="77777777" w:rsidR="005D0EEC" w:rsidRPr="005D0EEC" w:rsidRDefault="005D0EEC" w:rsidP="005D0EEC">
            <w:pPr>
              <w:rPr>
                <w:rFonts w:asciiTheme="majorBidi" w:hAnsiTheme="majorBidi" w:cstheme="majorBidi"/>
              </w:rPr>
            </w:pPr>
            <w:r>
              <w:rPr>
                <w:rFonts w:asciiTheme="majorBidi" w:hAnsiTheme="majorBidi" w:cstheme="majorBidi"/>
              </w:rPr>
              <w:t>0.804</w:t>
            </w:r>
          </w:p>
        </w:tc>
        <w:tc>
          <w:tcPr>
            <w:tcW w:w="2338" w:type="dxa"/>
          </w:tcPr>
          <w:p w14:paraId="0815FAAA" w14:textId="77777777" w:rsidR="005D0EEC" w:rsidRPr="005D0EEC" w:rsidRDefault="005D0EEC" w:rsidP="005D0EEC">
            <w:pPr>
              <w:rPr>
                <w:rFonts w:asciiTheme="majorBidi" w:hAnsiTheme="majorBidi" w:cstheme="majorBidi"/>
              </w:rPr>
            </w:pPr>
            <w:r>
              <w:rPr>
                <w:rFonts w:asciiTheme="majorBidi" w:hAnsiTheme="majorBidi" w:cstheme="majorBidi"/>
              </w:rPr>
              <w:t>0.986</w:t>
            </w:r>
          </w:p>
        </w:tc>
        <w:tc>
          <w:tcPr>
            <w:tcW w:w="2338" w:type="dxa"/>
          </w:tcPr>
          <w:p w14:paraId="4E3E05FA" w14:textId="77777777" w:rsidR="005D0EEC" w:rsidRPr="005D0EEC" w:rsidRDefault="005D0EEC" w:rsidP="005D0EEC">
            <w:pPr>
              <w:rPr>
                <w:rFonts w:asciiTheme="majorBidi" w:hAnsiTheme="majorBidi" w:cstheme="majorBidi"/>
              </w:rPr>
            </w:pPr>
            <w:r>
              <w:rPr>
                <w:rFonts w:asciiTheme="majorBidi" w:hAnsiTheme="majorBidi" w:cstheme="majorBidi"/>
              </w:rPr>
              <w:t>2.76</w:t>
            </w:r>
          </w:p>
        </w:tc>
      </w:tr>
      <w:tr w:rsidR="005D0EEC" w14:paraId="5EB94301" w14:textId="77777777" w:rsidTr="0031366E">
        <w:trPr>
          <w:jc w:val="center"/>
        </w:trPr>
        <w:tc>
          <w:tcPr>
            <w:tcW w:w="2337" w:type="dxa"/>
          </w:tcPr>
          <w:p w14:paraId="68767924" w14:textId="77777777" w:rsidR="005D0EEC" w:rsidRPr="005D0EEC" w:rsidRDefault="005D0EEC" w:rsidP="005D0EEC">
            <w:pPr>
              <w:jc w:val="center"/>
              <w:rPr>
                <w:rFonts w:asciiTheme="majorBidi" w:hAnsiTheme="majorBidi" w:cstheme="majorBidi"/>
              </w:rPr>
            </w:pPr>
            <w:r>
              <w:rPr>
                <w:rFonts w:asciiTheme="majorBidi" w:hAnsiTheme="majorBidi" w:cstheme="majorBidi"/>
              </w:rPr>
              <w:t>Deepseek-R1</w:t>
            </w:r>
          </w:p>
        </w:tc>
        <w:tc>
          <w:tcPr>
            <w:tcW w:w="2337" w:type="dxa"/>
          </w:tcPr>
          <w:p w14:paraId="24124A06" w14:textId="77777777" w:rsidR="005D0EEC" w:rsidRPr="005D0EEC" w:rsidRDefault="005D0EEC" w:rsidP="005D0EEC">
            <w:pPr>
              <w:rPr>
                <w:rFonts w:asciiTheme="majorBidi" w:hAnsiTheme="majorBidi" w:cstheme="majorBidi"/>
              </w:rPr>
            </w:pPr>
            <w:r>
              <w:rPr>
                <w:rFonts w:asciiTheme="majorBidi" w:hAnsiTheme="majorBidi" w:cstheme="majorBidi"/>
              </w:rPr>
              <w:t>0.520</w:t>
            </w:r>
          </w:p>
        </w:tc>
        <w:tc>
          <w:tcPr>
            <w:tcW w:w="2338" w:type="dxa"/>
          </w:tcPr>
          <w:p w14:paraId="6CAE89E4" w14:textId="77777777" w:rsidR="005D0EEC" w:rsidRPr="005D0EEC" w:rsidRDefault="005D0EEC" w:rsidP="005D0EEC">
            <w:pPr>
              <w:rPr>
                <w:rFonts w:asciiTheme="majorBidi" w:hAnsiTheme="majorBidi" w:cstheme="majorBidi"/>
              </w:rPr>
            </w:pPr>
            <w:r>
              <w:rPr>
                <w:rFonts w:asciiTheme="majorBidi" w:hAnsiTheme="majorBidi" w:cstheme="majorBidi"/>
              </w:rPr>
              <w:t>0.645</w:t>
            </w:r>
          </w:p>
        </w:tc>
        <w:tc>
          <w:tcPr>
            <w:tcW w:w="2338" w:type="dxa"/>
          </w:tcPr>
          <w:p w14:paraId="7EECD521" w14:textId="77777777" w:rsidR="005D0EEC" w:rsidRPr="005D0EEC" w:rsidRDefault="005D0EEC" w:rsidP="005D0EEC">
            <w:pPr>
              <w:rPr>
                <w:rFonts w:asciiTheme="majorBidi" w:hAnsiTheme="majorBidi" w:cstheme="majorBidi"/>
              </w:rPr>
            </w:pPr>
            <w:r>
              <w:rPr>
                <w:rFonts w:asciiTheme="majorBidi" w:hAnsiTheme="majorBidi" w:cstheme="majorBidi"/>
              </w:rPr>
              <w:t>3.36</w:t>
            </w:r>
          </w:p>
        </w:tc>
      </w:tr>
      <w:tr w:rsidR="005D0EEC" w14:paraId="14AC6FE0" w14:textId="77777777" w:rsidTr="0031366E">
        <w:trPr>
          <w:jc w:val="center"/>
        </w:trPr>
        <w:tc>
          <w:tcPr>
            <w:tcW w:w="2337" w:type="dxa"/>
          </w:tcPr>
          <w:p w14:paraId="044C6C7C" w14:textId="77777777" w:rsidR="005D0EEC" w:rsidRPr="005D0EEC" w:rsidRDefault="005D0EEC" w:rsidP="005D0EEC">
            <w:pPr>
              <w:jc w:val="center"/>
              <w:rPr>
                <w:rFonts w:asciiTheme="majorBidi" w:hAnsiTheme="majorBidi" w:cstheme="majorBidi"/>
                <w:b/>
                <w:bCs/>
              </w:rPr>
            </w:pPr>
            <w:r>
              <w:rPr>
                <w:rFonts w:asciiTheme="majorBidi" w:hAnsiTheme="majorBidi" w:cstheme="majorBidi"/>
                <w:b/>
                <w:bCs/>
              </w:rPr>
              <w:t>Gemini 3 Pro</w:t>
            </w:r>
          </w:p>
        </w:tc>
        <w:tc>
          <w:tcPr>
            <w:tcW w:w="2337" w:type="dxa"/>
          </w:tcPr>
          <w:p w14:paraId="02EA92D7" w14:textId="77777777" w:rsidR="005D0EEC" w:rsidRPr="005D0EEC" w:rsidRDefault="005D0EEC" w:rsidP="005D0EEC">
            <w:pPr>
              <w:rPr>
                <w:rFonts w:asciiTheme="majorBidi" w:hAnsiTheme="majorBidi" w:cstheme="majorBidi"/>
                <w:b/>
                <w:bCs/>
              </w:rPr>
            </w:pPr>
            <w:r>
              <w:rPr>
                <w:rFonts w:asciiTheme="majorBidi" w:hAnsiTheme="majorBidi" w:cstheme="majorBidi"/>
                <w:b/>
                <w:bCs/>
              </w:rPr>
              <w:t>0.318</w:t>
            </w:r>
          </w:p>
        </w:tc>
        <w:tc>
          <w:tcPr>
            <w:tcW w:w="2338" w:type="dxa"/>
          </w:tcPr>
          <w:p w14:paraId="7C0FE1A6" w14:textId="77777777" w:rsidR="005D0EEC" w:rsidRPr="005D0EEC" w:rsidRDefault="005D0EEC" w:rsidP="005D0EEC">
            <w:pPr>
              <w:rPr>
                <w:rFonts w:asciiTheme="majorBidi" w:hAnsiTheme="majorBidi" w:cstheme="majorBidi"/>
                <w:b/>
                <w:bCs/>
              </w:rPr>
            </w:pPr>
            <w:r>
              <w:rPr>
                <w:rFonts w:asciiTheme="majorBidi" w:hAnsiTheme="majorBidi" w:cstheme="majorBidi"/>
                <w:b/>
                <w:bCs/>
              </w:rPr>
              <w:t>0.445</w:t>
            </w:r>
          </w:p>
        </w:tc>
        <w:tc>
          <w:tcPr>
            <w:tcW w:w="2338" w:type="dxa"/>
          </w:tcPr>
          <w:p w14:paraId="08508935" w14:textId="77777777" w:rsidR="005D0EEC" w:rsidRPr="005D0EEC" w:rsidRDefault="005D0EEC" w:rsidP="005D0EEC">
            <w:pPr>
              <w:keepNext/>
              <w:rPr>
                <w:rFonts w:asciiTheme="majorBidi" w:hAnsiTheme="majorBidi" w:cstheme="majorBidi"/>
                <w:b/>
                <w:bCs/>
              </w:rPr>
            </w:pPr>
            <w:r>
              <w:rPr>
                <w:rFonts w:asciiTheme="majorBidi" w:hAnsiTheme="majorBidi" w:cstheme="majorBidi"/>
                <w:b/>
                <w:bCs/>
              </w:rPr>
              <w:t>2.91</w:t>
            </w:r>
          </w:p>
        </w:tc>
      </w:tr>
    </w:tbl>
    <w:p w14:paraId="364CB200" w14:textId="77777777" w:rsidR="005D0EEC" w:rsidRPr="005D0EEC" w:rsidRDefault="005D0EEC" w:rsidP="003F26FC">
      <w:pPr>
        <w:pStyle w:val="Caption"/>
      </w:pPr>
      <w:bookmarkStart w:id="53" w:name="_Toc229695718"/>
      <w:r>
        <w:t xml:space="preserve">Table </w:t>
      </w:r>
      <w:r>
        <w:fldChar w:fldCharType="begin"/>
      </w:r>
      <w:r>
        <w:instrText xml:space="preserve"> SEQ Table \* ARABIC </w:instrText>
      </w:r>
      <w:r>
        <w:fldChar w:fldCharType="separate"/>
      </w:r>
      <w:r>
        <w:rPr>
          <w:noProof/>
        </w:rPr>
        <w:t>1</w:t>
      </w:r>
      <w:r>
        <w:fldChar w:fldCharType="end"/>
      </w:r>
      <w:r>
        <w:t>: Production LLMs Sentiment Analysis Performance</w:t>
      </w:r>
      <w:bookmarkEnd w:id="53"/>
    </w:p>
    <w:p w14:paraId="37558ABC" w14:textId="77777777" w:rsidR="00180E5D" w:rsidRPr="00180E5D" w:rsidRDefault="005D0EEC" w:rsidP="00180E5D">
      <w:pPr>
        <w:spacing w:before="240"/>
        <w:jc w:val="both"/>
        <w:rPr>
          <w:lang w:val="en-US"/>
        </w:rPr>
      </w:pPr>
      <w:r>
        <w:rPr>
          <w:lang w:val="en-US"/>
        </w:rPr>
        <w:t>The table reveals that Gemini 3 Pro achieved the best performance with the lowest MAE of 0.318 and RMSE of 0.445 when tested against the control dataset. Perplexity and GPT 5.1 also demonstrated promising results, which suggests that further refinement of their prompts could yield more consistent and reliable outcomes.</w:t>
      </w:r>
    </w:p>
    <w:p w14:paraId="67B814E1" w14:textId="77777777" w:rsidR="00180E5D" w:rsidRDefault="00180E5D" w:rsidP="00180E5D">
      <w:pPr>
        <w:pStyle w:val="Heading3"/>
        <w:rPr>
          <w:lang w:val="en-US"/>
        </w:rPr>
      </w:pPr>
      <w:bookmarkStart w:id="54" w:name="_Toc229695628"/>
      <w:r>
        <w:rPr>
          <w:lang w:val="en-US"/>
        </w:rPr>
        <w:t>2.2.4 Open Source LLMs for English</w:t>
      </w:r>
      <w:bookmarkEnd w:id="54"/>
    </w:p>
    <w:p w14:paraId="1C05D9A0" w14:textId="77777777" w:rsidR="00180E5D" w:rsidRDefault="00180E5D" w:rsidP="00180E5D">
      <w:pPr>
        <w:spacing w:after="0"/>
      </w:pPr>
      <w:r>
        <w:rPr>
          <w:lang w:val="en-US"/>
        </w:rPr>
        <w:t>We</w:t>
      </w:r>
      <w:r>
        <w:t xml:space="preserve"> evaluated several open-source LLM alternatives:</w:t>
      </w:r>
    </w:p>
    <w:p w14:paraId="277A9975" w14:textId="77777777" w:rsidR="00180E5D" w:rsidRDefault="00180E5D" w:rsidP="00083E66">
      <w:pPr>
        <w:pStyle w:val="ListParagraph"/>
        <w:numPr>
          <w:ilvl w:val="0"/>
          <w:numId w:val="31"/>
        </w:numPr>
        <w:jc w:val="both"/>
        <w:rPr>
          <w:lang w:val="en-US"/>
        </w:rPr>
      </w:pPr>
      <w:r>
        <w:rPr>
          <w:b/>
          <w:bCs/>
          <w:lang w:val="en-US"/>
        </w:rPr>
        <w:t>Llama 3.2 3B Instruct</w:t>
      </w:r>
      <w:r>
        <w:rPr>
          <w:lang w:val="en-US"/>
        </w:rPr>
        <w:t xml:space="preserve"> - </w:t>
      </w:r>
      <w:r>
        <w:t>Meta's multilingual model optimized for dialogue use cases, including agentic retrieval and summarization tasks. Officially supports multiple languages. Features 128K context length support.</w:t>
      </w:r>
    </w:p>
    <w:p w14:paraId="255DD82D" w14:textId="77777777" w:rsidR="00180E5D" w:rsidRDefault="00180E5D" w:rsidP="00083E66">
      <w:pPr>
        <w:pStyle w:val="ListParagraph"/>
        <w:numPr>
          <w:ilvl w:val="0"/>
          <w:numId w:val="31"/>
        </w:numPr>
        <w:jc w:val="both"/>
        <w:rPr>
          <w:lang w:val="en-US"/>
        </w:rPr>
      </w:pPr>
      <w:r>
        <w:rPr>
          <w:b/>
          <w:bCs/>
          <w:lang w:val="en-US"/>
        </w:rPr>
        <w:t>Qwen 3-VL 4B</w:t>
      </w:r>
      <w:r>
        <w:rPr>
          <w:lang w:val="en-US"/>
        </w:rPr>
        <w:t xml:space="preserve"> - </w:t>
      </w:r>
      <w:r>
        <w:t>Alibaba's vision-language model from the Qwen series, designed to process both text and images with strong reasoning capabilities across multiple languages.</w:t>
      </w:r>
    </w:p>
    <w:p w14:paraId="1C3AF271" w14:textId="77777777" w:rsidR="00180E5D" w:rsidRDefault="00180E5D" w:rsidP="00083E66">
      <w:pPr>
        <w:pStyle w:val="ListParagraph"/>
        <w:numPr>
          <w:ilvl w:val="0"/>
          <w:numId w:val="31"/>
        </w:numPr>
        <w:jc w:val="both"/>
        <w:rPr>
          <w:lang w:val="en-US"/>
        </w:rPr>
      </w:pPr>
      <w:r>
        <w:rPr>
          <w:b/>
          <w:bCs/>
          <w:lang w:val="en-US"/>
        </w:rPr>
        <w:t>Jais 7B</w:t>
      </w:r>
      <w:r>
        <w:rPr>
          <w:lang w:val="en-US"/>
        </w:rPr>
        <w:t xml:space="preserve"> - </w:t>
      </w:r>
      <w:r>
        <w:t>Developed by Inception and Cerebras Systems, this model is part of the Jais family of bilingual English-Arabic large language models. Jais-adapted models are pre-trained adaptively from Llama-2 and optimized to excel in Arabic (MSA) while maintaining strong English capabilities.</w:t>
      </w:r>
    </w:p>
    <w:p w14:paraId="1C73A674" w14:textId="77777777" w:rsidR="00180E5D" w:rsidRDefault="00180E5D" w:rsidP="00083E66">
      <w:pPr>
        <w:pStyle w:val="ListParagraph"/>
        <w:numPr>
          <w:ilvl w:val="0"/>
          <w:numId w:val="31"/>
        </w:numPr>
        <w:jc w:val="both"/>
        <w:rPr>
          <w:lang w:val="en-US"/>
        </w:rPr>
      </w:pPr>
      <w:r>
        <w:rPr>
          <w:b/>
          <w:bCs/>
          <w:lang w:val="en-US"/>
        </w:rPr>
        <w:t>ALLaM 7B Instruct</w:t>
      </w:r>
      <w:r>
        <w:rPr>
          <w:lang w:val="en-US"/>
        </w:rPr>
        <w:t xml:space="preserve"> - </w:t>
      </w:r>
      <w:r>
        <w:t>Developed by the National Center for Artificial Intelligence (NCAI) at the Saudi Data and AI Authority (SDAIA), ALLaM is a series of powerful language models designed to advance Arabic Language Technology.</w:t>
      </w:r>
    </w:p>
    <w:p w14:paraId="1BC57BF8" w14:textId="77777777" w:rsidR="00180E5D" w:rsidRDefault="00180E5D" w:rsidP="00180E5D">
      <w:pPr>
        <w:pStyle w:val="Heading4"/>
        <w:rPr>
          <w:lang w:val="en-US"/>
        </w:rPr>
      </w:pPr>
      <w:r>
        <w:rPr>
          <w:lang w:val="en-US"/>
        </w:rPr>
        <w:t>Performance Results</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37"/>
        <w:gridCol w:w="2337"/>
        <w:gridCol w:w="2338"/>
        <w:gridCol w:w="2338"/>
      </w:tblGrid>
      <w:tr w:rsidR="00180E5D" w14:paraId="48EA9F2B" w14:textId="77777777" w:rsidTr="1626D3F6">
        <w:trPr>
          <w:jc w:val="center"/>
        </w:trPr>
        <w:tc>
          <w:tcPr>
            <w:tcW w:w="2337" w:type="dxa"/>
          </w:tcPr>
          <w:p w14:paraId="0231AC0B" w14:textId="77777777" w:rsidR="00180E5D" w:rsidRPr="005D0EEC" w:rsidRDefault="00180E5D">
            <w:pPr>
              <w:jc w:val="center"/>
              <w:rPr>
                <w:rFonts w:asciiTheme="majorBidi" w:hAnsiTheme="majorBidi" w:cstheme="majorBidi"/>
                <w:b/>
                <w:bCs/>
              </w:rPr>
            </w:pPr>
            <w:r>
              <w:rPr>
                <w:rFonts w:asciiTheme="majorBidi" w:hAnsiTheme="majorBidi" w:cstheme="majorBidi"/>
                <w:b/>
                <w:bCs/>
              </w:rPr>
              <w:t>Model</w:t>
            </w:r>
          </w:p>
        </w:tc>
        <w:tc>
          <w:tcPr>
            <w:tcW w:w="2337" w:type="dxa"/>
          </w:tcPr>
          <w:p w14:paraId="46A1D865" w14:textId="77777777" w:rsidR="00180E5D" w:rsidRPr="005D0EEC" w:rsidRDefault="00180E5D">
            <w:pPr>
              <w:jc w:val="center"/>
              <w:rPr>
                <w:rFonts w:asciiTheme="majorBidi" w:hAnsiTheme="majorBidi" w:cstheme="majorBidi"/>
                <w:b/>
                <w:bCs/>
              </w:rPr>
            </w:pPr>
            <w:r>
              <w:rPr>
                <w:rFonts w:asciiTheme="majorBidi" w:hAnsiTheme="majorBidi" w:cstheme="majorBidi"/>
                <w:b/>
                <w:bCs/>
              </w:rPr>
              <w:t>Sentiment MAE</w:t>
            </w:r>
          </w:p>
        </w:tc>
        <w:tc>
          <w:tcPr>
            <w:tcW w:w="2338" w:type="dxa"/>
          </w:tcPr>
          <w:p w14:paraId="49F76F96" w14:textId="77777777" w:rsidR="00180E5D" w:rsidRPr="005D0EEC" w:rsidRDefault="00180E5D">
            <w:pPr>
              <w:jc w:val="center"/>
              <w:rPr>
                <w:rFonts w:asciiTheme="majorBidi" w:hAnsiTheme="majorBidi" w:cstheme="majorBidi"/>
                <w:b/>
                <w:bCs/>
              </w:rPr>
            </w:pPr>
            <w:r>
              <w:rPr>
                <w:rFonts w:asciiTheme="majorBidi" w:hAnsiTheme="majorBidi" w:cstheme="majorBidi"/>
                <w:b/>
                <w:bCs/>
              </w:rPr>
              <w:t>Sentiment RMSE</w:t>
            </w:r>
          </w:p>
        </w:tc>
        <w:tc>
          <w:tcPr>
            <w:tcW w:w="2338" w:type="dxa"/>
          </w:tcPr>
          <w:p w14:paraId="3480B69E" w14:textId="77777777" w:rsidR="00180E5D" w:rsidRPr="005D0EEC" w:rsidRDefault="00180E5D">
            <w:pPr>
              <w:jc w:val="center"/>
              <w:rPr>
                <w:rFonts w:asciiTheme="majorBidi" w:hAnsiTheme="majorBidi" w:cstheme="majorBidi"/>
                <w:b/>
                <w:bCs/>
              </w:rPr>
            </w:pPr>
            <w:r>
              <w:rPr>
                <w:rFonts w:asciiTheme="majorBidi" w:hAnsiTheme="majorBidi" w:cstheme="majorBidi"/>
                <w:b/>
                <w:bCs/>
              </w:rPr>
              <w:t>Sentiment Average</w:t>
            </w:r>
          </w:p>
        </w:tc>
      </w:tr>
      <w:tr w:rsidR="00180E5D" w14:paraId="140A8F0F" w14:textId="77777777" w:rsidTr="1626D3F6">
        <w:trPr>
          <w:jc w:val="center"/>
        </w:trPr>
        <w:tc>
          <w:tcPr>
            <w:tcW w:w="2337" w:type="dxa"/>
          </w:tcPr>
          <w:p w14:paraId="6BE9114E" w14:textId="77777777" w:rsidR="00180E5D" w:rsidRPr="005D0EEC" w:rsidRDefault="00180E5D">
            <w:pPr>
              <w:jc w:val="center"/>
              <w:rPr>
                <w:rFonts w:asciiTheme="majorBidi" w:hAnsiTheme="majorBidi" w:cstheme="majorBidi"/>
              </w:rPr>
            </w:pPr>
            <w:r>
              <w:rPr>
                <w:rFonts w:asciiTheme="majorBidi" w:hAnsiTheme="majorBidi" w:cstheme="majorBidi"/>
              </w:rPr>
              <w:t>Control</w:t>
            </w:r>
          </w:p>
        </w:tc>
        <w:tc>
          <w:tcPr>
            <w:tcW w:w="2337" w:type="dxa"/>
          </w:tcPr>
          <w:p w14:paraId="6749D19F" w14:textId="77777777" w:rsidR="00180E5D" w:rsidRPr="005D0EEC" w:rsidRDefault="00180E5D">
            <w:pPr>
              <w:rPr>
                <w:rFonts w:asciiTheme="majorBidi" w:hAnsiTheme="majorBidi" w:cstheme="majorBidi"/>
              </w:rPr>
            </w:pPr>
            <w:r>
              <w:rPr>
                <w:rFonts w:asciiTheme="majorBidi" w:hAnsiTheme="majorBidi" w:cstheme="majorBidi"/>
              </w:rPr>
              <w:t>-</w:t>
            </w:r>
          </w:p>
        </w:tc>
        <w:tc>
          <w:tcPr>
            <w:tcW w:w="2338" w:type="dxa"/>
          </w:tcPr>
          <w:p w14:paraId="15FBBD5F" w14:textId="77777777" w:rsidR="00180E5D" w:rsidRPr="005D0EEC" w:rsidRDefault="00180E5D">
            <w:pPr>
              <w:rPr>
                <w:rFonts w:asciiTheme="majorBidi" w:hAnsiTheme="majorBidi" w:cstheme="majorBidi"/>
              </w:rPr>
            </w:pPr>
            <w:r>
              <w:rPr>
                <w:rFonts w:asciiTheme="majorBidi" w:hAnsiTheme="majorBidi" w:cstheme="majorBidi"/>
              </w:rPr>
              <w:t>-</w:t>
            </w:r>
          </w:p>
        </w:tc>
        <w:tc>
          <w:tcPr>
            <w:tcW w:w="2338" w:type="dxa"/>
          </w:tcPr>
          <w:p w14:paraId="759C9B9B" w14:textId="77777777" w:rsidR="00180E5D" w:rsidRPr="005D0EEC" w:rsidRDefault="00180E5D">
            <w:pPr>
              <w:rPr>
                <w:rFonts w:asciiTheme="majorBidi" w:hAnsiTheme="majorBidi" w:cstheme="majorBidi"/>
              </w:rPr>
            </w:pPr>
            <w:r>
              <w:rPr>
                <w:rFonts w:asciiTheme="majorBidi" w:hAnsiTheme="majorBidi" w:cstheme="majorBidi"/>
              </w:rPr>
              <w:t>3.28</w:t>
            </w:r>
          </w:p>
        </w:tc>
      </w:tr>
      <w:tr w:rsidR="00180E5D" w14:paraId="5653A5BA" w14:textId="77777777" w:rsidTr="1626D3F6">
        <w:trPr>
          <w:jc w:val="center"/>
        </w:trPr>
        <w:tc>
          <w:tcPr>
            <w:tcW w:w="2337" w:type="dxa"/>
          </w:tcPr>
          <w:p w14:paraId="741EEEC3" w14:textId="77777777" w:rsidR="00180E5D" w:rsidRPr="005D0EEC" w:rsidRDefault="00180E5D">
            <w:pPr>
              <w:jc w:val="center"/>
              <w:rPr>
                <w:rFonts w:asciiTheme="majorBidi" w:hAnsiTheme="majorBidi" w:cstheme="majorBidi"/>
              </w:rPr>
            </w:pPr>
            <w:r>
              <w:rPr>
                <w:rFonts w:asciiTheme="majorBidi" w:hAnsiTheme="majorBidi" w:cstheme="majorBidi"/>
              </w:rPr>
              <w:t>Llama 3.2</w:t>
            </w:r>
          </w:p>
        </w:tc>
        <w:tc>
          <w:tcPr>
            <w:tcW w:w="2337" w:type="dxa"/>
          </w:tcPr>
          <w:p w14:paraId="61BAB782" w14:textId="77777777" w:rsidR="00180E5D" w:rsidRPr="005D0EEC" w:rsidRDefault="00180E5D">
            <w:pPr>
              <w:rPr>
                <w:rFonts w:asciiTheme="majorBidi" w:hAnsiTheme="majorBidi" w:cstheme="majorBidi"/>
              </w:rPr>
            </w:pPr>
            <w:r>
              <w:rPr>
                <w:rFonts w:asciiTheme="majorBidi" w:hAnsiTheme="majorBidi" w:cstheme="majorBidi"/>
              </w:rPr>
              <w:t>0.800</w:t>
            </w:r>
          </w:p>
        </w:tc>
        <w:tc>
          <w:tcPr>
            <w:tcW w:w="2338" w:type="dxa"/>
          </w:tcPr>
          <w:p w14:paraId="531EDC0E" w14:textId="77777777" w:rsidR="00180E5D" w:rsidRPr="005D0EEC" w:rsidRDefault="00180E5D">
            <w:pPr>
              <w:rPr>
                <w:rFonts w:asciiTheme="majorBidi" w:hAnsiTheme="majorBidi" w:cstheme="majorBidi"/>
              </w:rPr>
            </w:pPr>
            <w:r>
              <w:rPr>
                <w:rFonts w:asciiTheme="majorBidi" w:hAnsiTheme="majorBidi" w:cstheme="majorBidi"/>
              </w:rPr>
              <w:t>1.158</w:t>
            </w:r>
          </w:p>
        </w:tc>
        <w:tc>
          <w:tcPr>
            <w:tcW w:w="2338" w:type="dxa"/>
          </w:tcPr>
          <w:p w14:paraId="61ECD927" w14:textId="77777777" w:rsidR="00180E5D" w:rsidRPr="00180E5D" w:rsidRDefault="00180E5D">
            <w:pPr>
              <w:rPr>
                <w:rFonts w:asciiTheme="majorBidi" w:hAnsiTheme="majorBidi" w:cstheme="majorBidi"/>
                <w:b/>
                <w:bCs/>
              </w:rPr>
            </w:pPr>
            <w:r>
              <w:rPr>
                <w:rFonts w:asciiTheme="majorBidi" w:hAnsiTheme="majorBidi" w:cstheme="majorBidi"/>
                <w:b/>
                <w:bCs/>
              </w:rPr>
              <w:t>3.28</w:t>
            </w:r>
          </w:p>
        </w:tc>
      </w:tr>
      <w:tr w:rsidR="00180E5D" w14:paraId="58F89192" w14:textId="77777777" w:rsidTr="1626D3F6">
        <w:trPr>
          <w:jc w:val="center"/>
        </w:trPr>
        <w:tc>
          <w:tcPr>
            <w:tcW w:w="2337" w:type="dxa"/>
          </w:tcPr>
          <w:p w14:paraId="6209B45F" w14:textId="77777777" w:rsidR="00180E5D" w:rsidRPr="00180E5D" w:rsidRDefault="00180E5D">
            <w:pPr>
              <w:jc w:val="center"/>
              <w:rPr>
                <w:rFonts w:asciiTheme="majorBidi" w:hAnsiTheme="majorBidi" w:cstheme="majorBidi"/>
              </w:rPr>
            </w:pPr>
            <w:r>
              <w:rPr>
                <w:rFonts w:asciiTheme="majorBidi" w:hAnsiTheme="majorBidi" w:cstheme="majorBidi"/>
              </w:rPr>
              <w:t>Qwen 3-VL</w:t>
            </w:r>
          </w:p>
        </w:tc>
        <w:tc>
          <w:tcPr>
            <w:tcW w:w="2337" w:type="dxa"/>
          </w:tcPr>
          <w:p w14:paraId="29599E9E" w14:textId="77777777" w:rsidR="00180E5D" w:rsidRPr="00180E5D" w:rsidRDefault="00180E5D">
            <w:pPr>
              <w:rPr>
                <w:rFonts w:asciiTheme="majorBidi" w:hAnsiTheme="majorBidi" w:cstheme="majorBidi"/>
                <w:b/>
                <w:bCs/>
              </w:rPr>
            </w:pPr>
            <w:r>
              <w:rPr>
                <w:rFonts w:asciiTheme="majorBidi" w:hAnsiTheme="majorBidi" w:cstheme="majorBidi"/>
                <w:b/>
                <w:bCs/>
              </w:rPr>
              <w:t>0.420</w:t>
            </w:r>
          </w:p>
        </w:tc>
        <w:tc>
          <w:tcPr>
            <w:tcW w:w="2338" w:type="dxa"/>
          </w:tcPr>
          <w:p w14:paraId="6E26E1C5" w14:textId="77777777" w:rsidR="00180E5D" w:rsidRPr="005D0EEC" w:rsidRDefault="00180E5D">
            <w:pPr>
              <w:rPr>
                <w:rFonts w:asciiTheme="majorBidi" w:hAnsiTheme="majorBidi" w:cstheme="majorBidi"/>
              </w:rPr>
            </w:pPr>
            <w:r>
              <w:rPr>
                <w:rFonts w:asciiTheme="majorBidi" w:hAnsiTheme="majorBidi" w:cstheme="majorBidi"/>
              </w:rPr>
              <w:t>0.694</w:t>
            </w:r>
          </w:p>
        </w:tc>
        <w:tc>
          <w:tcPr>
            <w:tcW w:w="2338" w:type="dxa"/>
          </w:tcPr>
          <w:p w14:paraId="64B0429E" w14:textId="77777777" w:rsidR="00180E5D" w:rsidRPr="005D0EEC" w:rsidRDefault="00180E5D">
            <w:pPr>
              <w:rPr>
                <w:rFonts w:asciiTheme="majorBidi" w:hAnsiTheme="majorBidi" w:cstheme="majorBidi"/>
              </w:rPr>
            </w:pPr>
            <w:r>
              <w:rPr>
                <w:rFonts w:asciiTheme="majorBidi" w:hAnsiTheme="majorBidi" w:cstheme="majorBidi"/>
              </w:rPr>
              <w:t>3.20</w:t>
            </w:r>
          </w:p>
        </w:tc>
      </w:tr>
      <w:tr w:rsidR="00180E5D" w14:paraId="35DF6015" w14:textId="77777777" w:rsidTr="1626D3F6">
        <w:trPr>
          <w:jc w:val="center"/>
        </w:trPr>
        <w:tc>
          <w:tcPr>
            <w:tcW w:w="2337" w:type="dxa"/>
          </w:tcPr>
          <w:p w14:paraId="52F576A3" w14:textId="77777777" w:rsidR="00180E5D" w:rsidRPr="005D0EEC" w:rsidRDefault="00180E5D">
            <w:pPr>
              <w:jc w:val="center"/>
              <w:rPr>
                <w:rFonts w:asciiTheme="majorBidi" w:hAnsiTheme="majorBidi" w:cstheme="majorBidi"/>
              </w:rPr>
            </w:pPr>
            <w:r>
              <w:rPr>
                <w:rFonts w:asciiTheme="majorBidi" w:hAnsiTheme="majorBidi" w:cstheme="majorBidi"/>
              </w:rPr>
              <w:t>Jais</w:t>
            </w:r>
          </w:p>
        </w:tc>
        <w:tc>
          <w:tcPr>
            <w:tcW w:w="2337" w:type="dxa"/>
          </w:tcPr>
          <w:p w14:paraId="2DD53AEF" w14:textId="77777777" w:rsidR="00180E5D" w:rsidRPr="005D0EEC" w:rsidRDefault="00180E5D">
            <w:pPr>
              <w:rPr>
                <w:rFonts w:asciiTheme="majorBidi" w:hAnsiTheme="majorBidi" w:cstheme="majorBidi"/>
              </w:rPr>
            </w:pPr>
            <w:r>
              <w:rPr>
                <w:rFonts w:asciiTheme="majorBidi" w:hAnsiTheme="majorBidi" w:cstheme="majorBidi"/>
              </w:rPr>
              <w:t>1.060</w:t>
            </w:r>
          </w:p>
        </w:tc>
        <w:tc>
          <w:tcPr>
            <w:tcW w:w="2338" w:type="dxa"/>
          </w:tcPr>
          <w:p w14:paraId="6842B5FE" w14:textId="77777777" w:rsidR="00180E5D" w:rsidRPr="005D0EEC" w:rsidRDefault="00180E5D">
            <w:pPr>
              <w:rPr>
                <w:rFonts w:asciiTheme="majorBidi" w:hAnsiTheme="majorBidi" w:cstheme="majorBidi"/>
              </w:rPr>
            </w:pPr>
            <w:r>
              <w:rPr>
                <w:rFonts w:asciiTheme="majorBidi" w:hAnsiTheme="majorBidi" w:cstheme="majorBidi"/>
              </w:rPr>
              <w:t>1.391</w:t>
            </w:r>
          </w:p>
        </w:tc>
        <w:tc>
          <w:tcPr>
            <w:tcW w:w="2338" w:type="dxa"/>
          </w:tcPr>
          <w:p w14:paraId="624CC2F0" w14:textId="77777777" w:rsidR="00180E5D" w:rsidRPr="005D0EEC" w:rsidRDefault="00180E5D">
            <w:pPr>
              <w:rPr>
                <w:rFonts w:asciiTheme="majorBidi" w:hAnsiTheme="majorBidi" w:cstheme="majorBidi"/>
              </w:rPr>
            </w:pPr>
            <w:r>
              <w:rPr>
                <w:rFonts w:asciiTheme="majorBidi" w:hAnsiTheme="majorBidi" w:cstheme="majorBidi"/>
              </w:rPr>
              <w:t>4.04</w:t>
            </w:r>
          </w:p>
        </w:tc>
      </w:tr>
      <w:tr w:rsidR="00180E5D" w14:paraId="762EFF31" w14:textId="77777777" w:rsidTr="1626D3F6">
        <w:trPr>
          <w:jc w:val="center"/>
        </w:trPr>
        <w:tc>
          <w:tcPr>
            <w:tcW w:w="2337" w:type="dxa"/>
          </w:tcPr>
          <w:p w14:paraId="5575D8E0" w14:textId="77777777" w:rsidR="00180E5D" w:rsidRPr="005D0EEC" w:rsidRDefault="00180E5D" w:rsidP="1626D3F6">
            <w:pPr>
              <w:jc w:val="center"/>
              <w:rPr>
                <w:rFonts w:asciiTheme="majorBidi" w:hAnsiTheme="majorBidi" w:cstheme="majorBidi"/>
                <w:lang w:val="en-US"/>
              </w:rPr>
            </w:pPr>
            <w:r>
              <w:rPr>
                <w:rFonts w:asciiTheme="majorBidi" w:hAnsiTheme="majorBidi" w:cstheme="majorBidi"/>
                <w:lang w:val="en-US"/>
              </w:rPr>
              <w:t>ALLaM</w:t>
            </w:r>
          </w:p>
        </w:tc>
        <w:tc>
          <w:tcPr>
            <w:tcW w:w="2337" w:type="dxa"/>
          </w:tcPr>
          <w:p w14:paraId="250DDBA6" w14:textId="77777777" w:rsidR="00180E5D" w:rsidRPr="005D0EEC" w:rsidRDefault="00180E5D">
            <w:pPr>
              <w:rPr>
                <w:rFonts w:asciiTheme="majorBidi" w:hAnsiTheme="majorBidi" w:cstheme="majorBidi"/>
              </w:rPr>
            </w:pPr>
            <w:r>
              <w:rPr>
                <w:rFonts w:asciiTheme="majorBidi" w:hAnsiTheme="majorBidi" w:cstheme="majorBidi"/>
              </w:rPr>
              <w:t>0.540</w:t>
            </w:r>
          </w:p>
        </w:tc>
        <w:tc>
          <w:tcPr>
            <w:tcW w:w="2338" w:type="dxa"/>
          </w:tcPr>
          <w:p w14:paraId="1FB033B7" w14:textId="77777777" w:rsidR="00180E5D" w:rsidRPr="00180E5D" w:rsidRDefault="00180E5D">
            <w:pPr>
              <w:rPr>
                <w:rFonts w:asciiTheme="majorBidi" w:hAnsiTheme="majorBidi" w:cstheme="majorBidi"/>
                <w:b/>
                <w:bCs/>
              </w:rPr>
            </w:pPr>
            <w:r>
              <w:rPr>
                <w:rFonts w:asciiTheme="majorBidi" w:hAnsiTheme="majorBidi" w:cstheme="majorBidi"/>
                <w:b/>
                <w:bCs/>
              </w:rPr>
              <w:t>0.656</w:t>
            </w:r>
          </w:p>
        </w:tc>
        <w:tc>
          <w:tcPr>
            <w:tcW w:w="2338" w:type="dxa"/>
          </w:tcPr>
          <w:p w14:paraId="45BCC71A" w14:textId="77777777" w:rsidR="00180E5D" w:rsidRPr="005D0EEC" w:rsidRDefault="00180E5D" w:rsidP="00180E5D">
            <w:pPr>
              <w:keepNext/>
              <w:rPr>
                <w:rFonts w:asciiTheme="majorBidi" w:hAnsiTheme="majorBidi" w:cstheme="majorBidi"/>
              </w:rPr>
            </w:pPr>
            <w:r>
              <w:rPr>
                <w:rFonts w:asciiTheme="majorBidi" w:hAnsiTheme="majorBidi" w:cstheme="majorBidi"/>
              </w:rPr>
              <w:t>3.32</w:t>
            </w:r>
          </w:p>
        </w:tc>
      </w:tr>
    </w:tbl>
    <w:p w14:paraId="0400F756" w14:textId="77777777" w:rsidR="00180E5D" w:rsidRDefault="00180E5D" w:rsidP="00C91089">
      <w:pPr>
        <w:pStyle w:val="Caption"/>
      </w:pPr>
      <w:bookmarkStart w:id="55" w:name="_Toc229695719"/>
      <w:r>
        <w:t xml:space="preserve">Table </w:t>
      </w:r>
      <w:r>
        <w:fldChar w:fldCharType="begin"/>
      </w:r>
      <w:r>
        <w:instrText xml:space="preserve"> SEQ Table \* ARABIC </w:instrText>
      </w:r>
      <w:r>
        <w:fldChar w:fldCharType="separate"/>
      </w:r>
      <w:r>
        <w:rPr>
          <w:noProof/>
        </w:rPr>
        <w:t>2</w:t>
      </w:r>
      <w:r>
        <w:fldChar w:fldCharType="end"/>
      </w:r>
      <w:r>
        <w:t>: Open-Source LLMs Sentiment Analysis Performance</w:t>
      </w:r>
      <w:bookmarkEnd w:id="55"/>
    </w:p>
    <w:p w14:paraId="341D4D60" w14:textId="77777777" w:rsidR="00180E5D" w:rsidRDefault="00180E5D" w:rsidP="00180E5D">
      <w:pPr>
        <w:spacing w:before="240"/>
        <w:jc w:val="both"/>
        <w:rPr>
          <w:lang w:val="en-US"/>
        </w:rPr>
      </w:pPr>
      <w:r>
        <w:rPr>
          <w:lang w:val="en-US"/>
        </w:rPr>
        <w:t>Due to the batch-processing approach and a reduced sample size compared to what was provided to production-level LLMs, this table displays somewhat greater deviation from the control dataset than Table 1, with notably higher variance across each metric. No definitive leader emerges, highlighting the challenges associated with open-source LLMs.</w:t>
      </w:r>
    </w:p>
    <w:p w14:paraId="632E1904" w14:textId="77777777" w:rsidR="001F74D3" w:rsidRDefault="001F74D3" w:rsidP="001F74D3">
      <w:pPr>
        <w:rPr>
          <w:rtl/>
          <w:lang w:val="en-US"/>
        </w:rPr>
      </w:pPr>
      <w:r>
        <w:rPr>
          <w:lang w:val="en-US"/>
        </w:rPr>
        <w:br w:type="page"/>
      </w:r>
    </w:p>
    <w:p w14:paraId="7A8290AE" w14:textId="77777777" w:rsidR="001F74D3" w:rsidRDefault="001F74D3" w:rsidP="00180E5D">
      <w:pPr>
        <w:pStyle w:val="Heading3"/>
        <w:rPr>
          <w:lang w:val="en-US"/>
        </w:rPr>
      </w:pPr>
      <w:bookmarkStart w:id="56" w:name="_Toc229695629"/>
      <w:r>
        <w:rPr>
          <w:lang w:val="en-US"/>
        </w:rPr>
        <w:lastRenderedPageBreak/>
        <w:t>2.2.5 Open Source LLMs for Arabic</w:t>
      </w:r>
      <w:bookmarkEnd w:id="56"/>
    </w:p>
    <w:p w14:paraId="7DF5686E" w14:textId="77777777" w:rsidR="001F74D3" w:rsidRDefault="00373426" w:rsidP="00055321">
      <w:pPr>
        <w:jc w:val="both"/>
        <w:rPr>
          <w:lang w:val="en-US"/>
        </w:rPr>
      </w:pPr>
      <w:r>
        <w:rPr>
          <w:lang w:val="en-US"/>
        </w:rPr>
        <w:t>We conducted exploratory testing to assess the feasibility of future Arabic language support. This investigation was motivated by the unique technical challenges Arabic presents: dialectical variations, and the prevalence of informal social media language that differs substantially from Modern Standard Arabic (MSA). (MSA is the formal, standardized form of Arabic, evolving from Classical Arabic).</w:t>
      </w:r>
    </w:p>
    <w:p w14:paraId="4AB44284" w14:textId="77777777" w:rsidR="00055321" w:rsidRDefault="00055321" w:rsidP="00055321">
      <w:pPr>
        <w:jc w:val="both"/>
        <w:rPr>
          <w:lang w:val="en-US"/>
        </w:rPr>
      </w:pPr>
      <w:r>
        <w:rPr>
          <w:lang w:val="en-US"/>
        </w:rPr>
        <w:t>Understanding Arabic sentiment analysis capabilities would inform future roadmap decisions and help estimate the effort required to expand the system's linguistic coverage. This exploratory phase focused on establishing baseline performance metrics and identifying which model architectures show promise for Arabic text analysis.</w:t>
      </w:r>
    </w:p>
    <w:p w14:paraId="006893DB" w14:textId="77777777" w:rsidR="00055321" w:rsidRDefault="00055321" w:rsidP="00055321">
      <w:pPr>
        <w:pStyle w:val="Heading4"/>
        <w:rPr>
          <w:lang w:val="en-US"/>
        </w:rPr>
      </w:pPr>
      <w:r>
        <w:rPr>
          <w:lang w:val="en-US"/>
        </w:rPr>
        <w:t>Test Dataset</w:t>
      </w:r>
    </w:p>
    <w:p w14:paraId="46FCDA20" w14:textId="77777777" w:rsidR="00055321" w:rsidRDefault="00055321" w:rsidP="00DC1B04">
      <w:pPr>
        <w:rPr>
          <w:b/>
          <w:bCs/>
          <w:lang w:val="en-US"/>
        </w:rPr>
      </w:pPr>
      <w:r>
        <w:rPr>
          <w:lang w:val="en-US"/>
        </w:rPr>
        <w:t>We constructed a control dataset of 10 Arabic social media posts about Almarai dairy company. Each post was manually annotated for sentiment score (0-5 scale), dominant emotion, and aspect being discussed. The posts were in Saudi dialect, and were found on X.</w:t>
      </w:r>
    </w:p>
    <w:p w14:paraId="6D48E5D9" w14:textId="77777777" w:rsidR="00F97111" w:rsidRDefault="00F97111" w:rsidP="00F97111">
      <w:pPr>
        <w:pStyle w:val="Heading4"/>
      </w:pPr>
      <w:r>
        <w:t>Performance Results</w:t>
      </w:r>
    </w:p>
    <w:p w14:paraId="20A6B776" w14:textId="77777777" w:rsidR="00F97111" w:rsidRDefault="00F97111" w:rsidP="00F97111">
      <w:r>
        <w:rPr>
          <w:lang w:val="en-US"/>
        </w:rPr>
        <w:t xml:space="preserve">We evaluated the same open source models in subsection </w:t>
      </w:r>
      <w:r>
        <w:rPr>
          <w:b/>
          <w:bCs/>
          <w:lang w:val="en-US"/>
        </w:rPr>
        <w:t>2.2.4</w:t>
      </w:r>
      <w:r>
        <w:rPr>
          <w:lang w:val="en-US"/>
        </w:rPr>
        <w:t>:</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37"/>
        <w:gridCol w:w="2337"/>
        <w:gridCol w:w="2338"/>
        <w:gridCol w:w="2338"/>
      </w:tblGrid>
      <w:tr w:rsidR="00F97111" w14:paraId="68160E8F" w14:textId="77777777" w:rsidTr="1626D3F6">
        <w:trPr>
          <w:jc w:val="center"/>
        </w:trPr>
        <w:tc>
          <w:tcPr>
            <w:tcW w:w="2337" w:type="dxa"/>
          </w:tcPr>
          <w:p w14:paraId="36D8E67C" w14:textId="77777777" w:rsidR="00F97111" w:rsidRPr="005D0EEC" w:rsidRDefault="00F97111">
            <w:pPr>
              <w:jc w:val="center"/>
              <w:rPr>
                <w:rFonts w:asciiTheme="majorBidi" w:hAnsiTheme="majorBidi" w:cstheme="majorBidi"/>
                <w:b/>
                <w:bCs/>
              </w:rPr>
            </w:pPr>
            <w:r>
              <w:rPr>
                <w:rFonts w:asciiTheme="majorBidi" w:hAnsiTheme="majorBidi" w:cstheme="majorBidi"/>
                <w:b/>
                <w:bCs/>
              </w:rPr>
              <w:t>Model</w:t>
            </w:r>
          </w:p>
        </w:tc>
        <w:tc>
          <w:tcPr>
            <w:tcW w:w="2337" w:type="dxa"/>
          </w:tcPr>
          <w:p w14:paraId="3A0EFADD" w14:textId="77777777" w:rsidR="00F97111" w:rsidRPr="005D0EEC" w:rsidRDefault="00F97111">
            <w:pPr>
              <w:jc w:val="center"/>
              <w:rPr>
                <w:rFonts w:asciiTheme="majorBidi" w:hAnsiTheme="majorBidi" w:cstheme="majorBidi"/>
                <w:b/>
                <w:bCs/>
              </w:rPr>
            </w:pPr>
            <w:r>
              <w:rPr>
                <w:rFonts w:asciiTheme="majorBidi" w:hAnsiTheme="majorBidi" w:cstheme="majorBidi"/>
                <w:b/>
                <w:bCs/>
              </w:rPr>
              <w:t>Sentiment MAE</w:t>
            </w:r>
          </w:p>
        </w:tc>
        <w:tc>
          <w:tcPr>
            <w:tcW w:w="2338" w:type="dxa"/>
          </w:tcPr>
          <w:p w14:paraId="6BBAC5A0" w14:textId="77777777" w:rsidR="00F97111" w:rsidRPr="005D0EEC" w:rsidRDefault="00F97111">
            <w:pPr>
              <w:jc w:val="center"/>
              <w:rPr>
                <w:rFonts w:asciiTheme="majorBidi" w:hAnsiTheme="majorBidi" w:cstheme="majorBidi"/>
                <w:b/>
                <w:bCs/>
              </w:rPr>
            </w:pPr>
            <w:r>
              <w:rPr>
                <w:rFonts w:asciiTheme="majorBidi" w:hAnsiTheme="majorBidi" w:cstheme="majorBidi"/>
                <w:b/>
                <w:bCs/>
              </w:rPr>
              <w:t>Sentiment RMSE</w:t>
            </w:r>
          </w:p>
        </w:tc>
        <w:tc>
          <w:tcPr>
            <w:tcW w:w="2338" w:type="dxa"/>
          </w:tcPr>
          <w:p w14:paraId="773C870E" w14:textId="77777777" w:rsidR="00F97111" w:rsidRPr="005D0EEC" w:rsidRDefault="00F97111">
            <w:pPr>
              <w:jc w:val="center"/>
              <w:rPr>
                <w:rFonts w:asciiTheme="majorBidi" w:hAnsiTheme="majorBidi" w:cstheme="majorBidi"/>
                <w:b/>
                <w:bCs/>
              </w:rPr>
            </w:pPr>
            <w:r>
              <w:rPr>
                <w:rFonts w:asciiTheme="majorBidi" w:hAnsiTheme="majorBidi" w:cstheme="majorBidi"/>
                <w:b/>
                <w:bCs/>
              </w:rPr>
              <w:t>Sentiment Average</w:t>
            </w:r>
          </w:p>
        </w:tc>
      </w:tr>
      <w:tr w:rsidR="00F97111" w14:paraId="7396FD7A" w14:textId="77777777" w:rsidTr="1626D3F6">
        <w:trPr>
          <w:jc w:val="center"/>
        </w:trPr>
        <w:tc>
          <w:tcPr>
            <w:tcW w:w="2337" w:type="dxa"/>
          </w:tcPr>
          <w:p w14:paraId="31396223" w14:textId="77777777" w:rsidR="00F97111" w:rsidRPr="005D0EEC" w:rsidRDefault="00F97111">
            <w:pPr>
              <w:jc w:val="center"/>
              <w:rPr>
                <w:rFonts w:asciiTheme="majorBidi" w:hAnsiTheme="majorBidi" w:cstheme="majorBidi"/>
              </w:rPr>
            </w:pPr>
            <w:r>
              <w:rPr>
                <w:rFonts w:asciiTheme="majorBidi" w:hAnsiTheme="majorBidi" w:cstheme="majorBidi"/>
              </w:rPr>
              <w:t>Control</w:t>
            </w:r>
          </w:p>
        </w:tc>
        <w:tc>
          <w:tcPr>
            <w:tcW w:w="2337" w:type="dxa"/>
          </w:tcPr>
          <w:p w14:paraId="0176988F" w14:textId="77777777" w:rsidR="00F97111" w:rsidRPr="005D0EEC" w:rsidRDefault="00F97111">
            <w:pPr>
              <w:rPr>
                <w:rFonts w:asciiTheme="majorBidi" w:hAnsiTheme="majorBidi" w:cstheme="majorBidi"/>
              </w:rPr>
            </w:pPr>
            <w:r>
              <w:rPr>
                <w:rFonts w:asciiTheme="majorBidi" w:hAnsiTheme="majorBidi" w:cstheme="majorBidi"/>
              </w:rPr>
              <w:t>-</w:t>
            </w:r>
          </w:p>
        </w:tc>
        <w:tc>
          <w:tcPr>
            <w:tcW w:w="2338" w:type="dxa"/>
          </w:tcPr>
          <w:p w14:paraId="3DC75022" w14:textId="77777777" w:rsidR="00F97111" w:rsidRPr="005D0EEC" w:rsidRDefault="00F97111">
            <w:pPr>
              <w:rPr>
                <w:rFonts w:asciiTheme="majorBidi" w:hAnsiTheme="majorBidi" w:cstheme="majorBidi"/>
              </w:rPr>
            </w:pPr>
            <w:r>
              <w:rPr>
                <w:rFonts w:asciiTheme="majorBidi" w:hAnsiTheme="majorBidi" w:cstheme="majorBidi"/>
              </w:rPr>
              <w:t>-</w:t>
            </w:r>
          </w:p>
        </w:tc>
        <w:tc>
          <w:tcPr>
            <w:tcW w:w="2338" w:type="dxa"/>
          </w:tcPr>
          <w:p w14:paraId="225A0C4F" w14:textId="77777777" w:rsidR="00F97111" w:rsidRPr="005D0EEC" w:rsidRDefault="00F97111">
            <w:pPr>
              <w:rPr>
                <w:rFonts w:asciiTheme="majorBidi" w:hAnsiTheme="majorBidi" w:cstheme="majorBidi"/>
              </w:rPr>
            </w:pPr>
            <w:r>
              <w:rPr>
                <w:rFonts w:asciiTheme="majorBidi" w:hAnsiTheme="majorBidi" w:cstheme="majorBidi"/>
              </w:rPr>
              <w:t>3.81</w:t>
            </w:r>
          </w:p>
        </w:tc>
      </w:tr>
      <w:tr w:rsidR="00F97111" w14:paraId="0BA82912" w14:textId="77777777" w:rsidTr="1626D3F6">
        <w:trPr>
          <w:jc w:val="center"/>
        </w:trPr>
        <w:tc>
          <w:tcPr>
            <w:tcW w:w="2337" w:type="dxa"/>
          </w:tcPr>
          <w:p w14:paraId="028715CE" w14:textId="77777777" w:rsidR="00F97111" w:rsidRPr="005D0EEC" w:rsidRDefault="00F97111">
            <w:pPr>
              <w:jc w:val="center"/>
              <w:rPr>
                <w:rFonts w:asciiTheme="majorBidi" w:hAnsiTheme="majorBidi" w:cstheme="majorBidi"/>
              </w:rPr>
            </w:pPr>
            <w:r>
              <w:rPr>
                <w:rFonts w:asciiTheme="majorBidi" w:hAnsiTheme="majorBidi" w:cstheme="majorBidi"/>
              </w:rPr>
              <w:t>Llama 3.2</w:t>
            </w:r>
          </w:p>
        </w:tc>
        <w:tc>
          <w:tcPr>
            <w:tcW w:w="2337" w:type="dxa"/>
          </w:tcPr>
          <w:p w14:paraId="135C2348" w14:textId="77777777" w:rsidR="00F97111" w:rsidRPr="005D0EEC" w:rsidRDefault="00F97111">
            <w:pPr>
              <w:rPr>
                <w:rFonts w:asciiTheme="majorBidi" w:hAnsiTheme="majorBidi" w:cstheme="majorBidi"/>
              </w:rPr>
            </w:pPr>
            <w:r>
              <w:rPr>
                <w:rFonts w:asciiTheme="majorBidi" w:hAnsiTheme="majorBidi" w:cstheme="majorBidi"/>
              </w:rPr>
              <w:t>1.54</w:t>
            </w:r>
          </w:p>
        </w:tc>
        <w:tc>
          <w:tcPr>
            <w:tcW w:w="2338" w:type="dxa"/>
          </w:tcPr>
          <w:p w14:paraId="50C23169" w14:textId="77777777" w:rsidR="00F97111" w:rsidRPr="005D0EEC" w:rsidRDefault="00F97111">
            <w:pPr>
              <w:rPr>
                <w:rFonts w:asciiTheme="majorBidi" w:hAnsiTheme="majorBidi" w:cstheme="majorBidi"/>
              </w:rPr>
            </w:pPr>
            <w:r>
              <w:rPr>
                <w:rFonts w:asciiTheme="majorBidi" w:hAnsiTheme="majorBidi" w:cstheme="majorBidi"/>
              </w:rPr>
              <w:t>1.708</w:t>
            </w:r>
          </w:p>
        </w:tc>
        <w:tc>
          <w:tcPr>
            <w:tcW w:w="2338" w:type="dxa"/>
          </w:tcPr>
          <w:p w14:paraId="44EE7916" w14:textId="77777777" w:rsidR="00F97111" w:rsidRPr="00F97111" w:rsidRDefault="00F97111">
            <w:pPr>
              <w:rPr>
                <w:rFonts w:asciiTheme="majorBidi" w:hAnsiTheme="majorBidi" w:cstheme="majorBidi"/>
              </w:rPr>
            </w:pPr>
            <w:r>
              <w:rPr>
                <w:rFonts w:asciiTheme="majorBidi" w:hAnsiTheme="majorBidi" w:cstheme="majorBidi"/>
              </w:rPr>
              <w:t>3.07</w:t>
            </w:r>
          </w:p>
        </w:tc>
      </w:tr>
      <w:tr w:rsidR="00F97111" w14:paraId="295CE07F" w14:textId="77777777" w:rsidTr="1626D3F6">
        <w:trPr>
          <w:jc w:val="center"/>
        </w:trPr>
        <w:tc>
          <w:tcPr>
            <w:tcW w:w="2337" w:type="dxa"/>
          </w:tcPr>
          <w:p w14:paraId="4D3C567A" w14:textId="77777777" w:rsidR="00F97111" w:rsidRPr="00180E5D" w:rsidRDefault="00F97111">
            <w:pPr>
              <w:jc w:val="center"/>
              <w:rPr>
                <w:rFonts w:asciiTheme="majorBidi" w:hAnsiTheme="majorBidi" w:cstheme="majorBidi"/>
              </w:rPr>
            </w:pPr>
            <w:r>
              <w:rPr>
                <w:rFonts w:asciiTheme="majorBidi" w:hAnsiTheme="majorBidi" w:cstheme="majorBidi"/>
              </w:rPr>
              <w:t>Qwen 3-VL</w:t>
            </w:r>
          </w:p>
        </w:tc>
        <w:tc>
          <w:tcPr>
            <w:tcW w:w="2337" w:type="dxa"/>
          </w:tcPr>
          <w:p w14:paraId="1ECE7657" w14:textId="77777777" w:rsidR="00F97111" w:rsidRPr="00F97111" w:rsidRDefault="00F97111">
            <w:pPr>
              <w:rPr>
                <w:rFonts w:asciiTheme="majorBidi" w:hAnsiTheme="majorBidi" w:cstheme="majorBidi"/>
              </w:rPr>
            </w:pPr>
            <w:r>
              <w:rPr>
                <w:rFonts w:asciiTheme="majorBidi" w:hAnsiTheme="majorBidi" w:cstheme="majorBidi"/>
              </w:rPr>
              <w:t>1.23</w:t>
            </w:r>
          </w:p>
        </w:tc>
        <w:tc>
          <w:tcPr>
            <w:tcW w:w="2338" w:type="dxa"/>
          </w:tcPr>
          <w:p w14:paraId="719EB049" w14:textId="77777777" w:rsidR="00F97111" w:rsidRPr="005D0EEC" w:rsidRDefault="00F97111">
            <w:pPr>
              <w:rPr>
                <w:rFonts w:asciiTheme="majorBidi" w:hAnsiTheme="majorBidi" w:cstheme="majorBidi"/>
              </w:rPr>
            </w:pPr>
            <w:r>
              <w:rPr>
                <w:rFonts w:asciiTheme="majorBidi" w:hAnsiTheme="majorBidi" w:cstheme="majorBidi"/>
              </w:rPr>
              <w:t>1.650</w:t>
            </w:r>
          </w:p>
        </w:tc>
        <w:tc>
          <w:tcPr>
            <w:tcW w:w="2338" w:type="dxa"/>
          </w:tcPr>
          <w:p w14:paraId="6FDDC1B3" w14:textId="77777777" w:rsidR="00F97111" w:rsidRPr="005D0EEC" w:rsidRDefault="00F97111">
            <w:pPr>
              <w:rPr>
                <w:rFonts w:asciiTheme="majorBidi" w:hAnsiTheme="majorBidi" w:cstheme="majorBidi"/>
              </w:rPr>
            </w:pPr>
            <w:r>
              <w:rPr>
                <w:rFonts w:asciiTheme="majorBidi" w:hAnsiTheme="majorBidi" w:cstheme="majorBidi"/>
              </w:rPr>
              <w:t>3.28</w:t>
            </w:r>
          </w:p>
        </w:tc>
      </w:tr>
      <w:tr w:rsidR="00F97111" w14:paraId="4EA9A4A4" w14:textId="77777777" w:rsidTr="1626D3F6">
        <w:trPr>
          <w:jc w:val="center"/>
        </w:trPr>
        <w:tc>
          <w:tcPr>
            <w:tcW w:w="2337" w:type="dxa"/>
          </w:tcPr>
          <w:p w14:paraId="6B1D3456" w14:textId="77777777" w:rsidR="00F97111" w:rsidRPr="00F97111" w:rsidRDefault="00F97111">
            <w:pPr>
              <w:jc w:val="center"/>
              <w:rPr>
                <w:rFonts w:asciiTheme="majorBidi" w:hAnsiTheme="majorBidi" w:cstheme="majorBidi"/>
                <w:b/>
                <w:bCs/>
              </w:rPr>
            </w:pPr>
            <w:r>
              <w:rPr>
                <w:rFonts w:asciiTheme="majorBidi" w:hAnsiTheme="majorBidi" w:cstheme="majorBidi"/>
                <w:b/>
                <w:bCs/>
              </w:rPr>
              <w:t>Jais</w:t>
            </w:r>
          </w:p>
        </w:tc>
        <w:tc>
          <w:tcPr>
            <w:tcW w:w="2337" w:type="dxa"/>
          </w:tcPr>
          <w:p w14:paraId="5A6DBD07" w14:textId="77777777" w:rsidR="00F97111" w:rsidRPr="00F97111" w:rsidRDefault="00F97111">
            <w:pPr>
              <w:rPr>
                <w:rFonts w:asciiTheme="majorBidi" w:hAnsiTheme="majorBidi" w:cstheme="majorBidi"/>
                <w:b/>
                <w:bCs/>
              </w:rPr>
            </w:pPr>
            <w:r>
              <w:rPr>
                <w:rFonts w:asciiTheme="majorBidi" w:hAnsiTheme="majorBidi" w:cstheme="majorBidi"/>
                <w:b/>
                <w:bCs/>
              </w:rPr>
              <w:t>0.61</w:t>
            </w:r>
          </w:p>
        </w:tc>
        <w:tc>
          <w:tcPr>
            <w:tcW w:w="2338" w:type="dxa"/>
          </w:tcPr>
          <w:p w14:paraId="3EF9A410" w14:textId="77777777" w:rsidR="00F97111" w:rsidRPr="00F97111" w:rsidRDefault="00F97111">
            <w:pPr>
              <w:rPr>
                <w:rFonts w:asciiTheme="majorBidi" w:hAnsiTheme="majorBidi" w:cstheme="majorBidi"/>
                <w:b/>
                <w:bCs/>
              </w:rPr>
            </w:pPr>
            <w:r>
              <w:rPr>
                <w:rFonts w:asciiTheme="majorBidi" w:hAnsiTheme="majorBidi" w:cstheme="majorBidi"/>
                <w:b/>
                <w:bCs/>
              </w:rPr>
              <w:t>0.753</w:t>
            </w:r>
          </w:p>
        </w:tc>
        <w:tc>
          <w:tcPr>
            <w:tcW w:w="2338" w:type="dxa"/>
          </w:tcPr>
          <w:p w14:paraId="0A17D095" w14:textId="77777777" w:rsidR="00F97111" w:rsidRPr="005D0EEC" w:rsidRDefault="00F97111">
            <w:pPr>
              <w:rPr>
                <w:rFonts w:asciiTheme="majorBidi" w:hAnsiTheme="majorBidi" w:cstheme="majorBidi"/>
              </w:rPr>
            </w:pPr>
            <w:r>
              <w:rPr>
                <w:rFonts w:asciiTheme="majorBidi" w:hAnsiTheme="majorBidi" w:cstheme="majorBidi"/>
              </w:rPr>
              <w:t>3.48</w:t>
            </w:r>
          </w:p>
        </w:tc>
      </w:tr>
      <w:tr w:rsidR="00F97111" w14:paraId="578E9D38" w14:textId="77777777" w:rsidTr="1626D3F6">
        <w:trPr>
          <w:jc w:val="center"/>
        </w:trPr>
        <w:tc>
          <w:tcPr>
            <w:tcW w:w="2337" w:type="dxa"/>
          </w:tcPr>
          <w:p w14:paraId="5D1E107A" w14:textId="77777777" w:rsidR="00F97111" w:rsidRPr="005D0EEC" w:rsidRDefault="00F97111" w:rsidP="1626D3F6">
            <w:pPr>
              <w:jc w:val="center"/>
              <w:rPr>
                <w:rFonts w:asciiTheme="majorBidi" w:hAnsiTheme="majorBidi" w:cstheme="majorBidi"/>
                <w:lang w:val="en-US"/>
              </w:rPr>
            </w:pPr>
            <w:r>
              <w:rPr>
                <w:rFonts w:asciiTheme="majorBidi" w:hAnsiTheme="majorBidi" w:cstheme="majorBidi"/>
                <w:lang w:val="en-US"/>
              </w:rPr>
              <w:t>ALLaM</w:t>
            </w:r>
          </w:p>
        </w:tc>
        <w:tc>
          <w:tcPr>
            <w:tcW w:w="2337" w:type="dxa"/>
          </w:tcPr>
          <w:p w14:paraId="656AFD8C" w14:textId="77777777" w:rsidR="00F97111" w:rsidRPr="005D0EEC" w:rsidRDefault="00F97111">
            <w:pPr>
              <w:rPr>
                <w:rFonts w:asciiTheme="majorBidi" w:hAnsiTheme="majorBidi" w:cstheme="majorBidi"/>
              </w:rPr>
            </w:pPr>
            <w:r>
              <w:rPr>
                <w:rFonts w:asciiTheme="majorBidi" w:hAnsiTheme="majorBidi" w:cstheme="majorBidi"/>
              </w:rPr>
              <w:t>0.89</w:t>
            </w:r>
          </w:p>
        </w:tc>
        <w:tc>
          <w:tcPr>
            <w:tcW w:w="2338" w:type="dxa"/>
          </w:tcPr>
          <w:p w14:paraId="548DCCE8" w14:textId="77777777" w:rsidR="00F97111" w:rsidRPr="00F97111" w:rsidRDefault="00F97111">
            <w:pPr>
              <w:rPr>
                <w:rFonts w:asciiTheme="majorBidi" w:hAnsiTheme="majorBidi" w:cstheme="majorBidi"/>
              </w:rPr>
            </w:pPr>
            <w:r>
              <w:rPr>
                <w:rFonts w:asciiTheme="majorBidi" w:hAnsiTheme="majorBidi" w:cstheme="majorBidi"/>
              </w:rPr>
              <w:t>1.182</w:t>
            </w:r>
          </w:p>
        </w:tc>
        <w:tc>
          <w:tcPr>
            <w:tcW w:w="2338" w:type="dxa"/>
          </w:tcPr>
          <w:p w14:paraId="5EFAD372" w14:textId="77777777" w:rsidR="00F97111" w:rsidRPr="00F97111" w:rsidRDefault="00F97111" w:rsidP="00F97111">
            <w:pPr>
              <w:keepNext/>
              <w:rPr>
                <w:rFonts w:asciiTheme="majorBidi" w:hAnsiTheme="majorBidi" w:cstheme="majorBidi"/>
                <w:b/>
                <w:bCs/>
              </w:rPr>
            </w:pPr>
            <w:r>
              <w:rPr>
                <w:rFonts w:asciiTheme="majorBidi" w:hAnsiTheme="majorBidi" w:cstheme="majorBidi"/>
                <w:b/>
                <w:bCs/>
              </w:rPr>
              <w:t>3.88</w:t>
            </w:r>
          </w:p>
        </w:tc>
      </w:tr>
    </w:tbl>
    <w:p w14:paraId="15326143" w14:textId="77777777" w:rsidR="00F97111" w:rsidRDefault="00F97111" w:rsidP="00F97111">
      <w:pPr>
        <w:pStyle w:val="Caption"/>
      </w:pPr>
      <w:bookmarkStart w:id="57" w:name="_Toc229695720"/>
      <w:r>
        <w:t xml:space="preserve">Table </w:t>
      </w:r>
      <w:r>
        <w:fldChar w:fldCharType="begin"/>
      </w:r>
      <w:r>
        <w:instrText xml:space="preserve"> SEQ Table \* ARABIC </w:instrText>
      </w:r>
      <w:r>
        <w:fldChar w:fldCharType="separate"/>
      </w:r>
      <w:r>
        <w:rPr>
          <w:noProof/>
        </w:rPr>
        <w:t>3</w:t>
      </w:r>
      <w:r>
        <w:fldChar w:fldCharType="end"/>
      </w:r>
      <w:r>
        <w:t>: Open Source LLMs Arabic Sentiment Analysis Performance</w:t>
      </w:r>
      <w:bookmarkEnd w:id="57"/>
    </w:p>
    <w:p w14:paraId="48C9FABE" w14:textId="77777777" w:rsidR="003C5C58" w:rsidRPr="003C5C58" w:rsidRDefault="003C5C58" w:rsidP="003C5C58">
      <w:pPr>
        <w:jc w:val="both"/>
        <w:rPr>
          <w:lang w:val="en-US"/>
        </w:rPr>
      </w:pPr>
      <w:r>
        <w:rPr>
          <w:lang w:val="en-US"/>
        </w:rPr>
        <w:t xml:space="preserve">The table reveals that Jais achieved the best performance with the lowest MAE of 0.61 and RMSE of 0.753 when tested against the control dataset. ALLaM also demonstrated promising results with an MAE of 0.89, which suggests that Arabic-specialized models significantly outperform general multilingual alternatives. These results indicate that Arabic sentiment analysis – while technically feasible – still lacks behind English sentiment analysis. </w:t>
      </w:r>
    </w:p>
    <w:p w14:paraId="07A515BB" w14:textId="77777777" w:rsidR="00180E5D" w:rsidRDefault="00180E5D" w:rsidP="00180E5D">
      <w:pPr>
        <w:pStyle w:val="Heading3"/>
        <w:rPr>
          <w:lang w:val="en-US"/>
        </w:rPr>
      </w:pPr>
      <w:bookmarkStart w:id="58" w:name="_Toc229695630"/>
      <w:r>
        <w:rPr>
          <w:lang w:val="en-US"/>
        </w:rPr>
        <w:t>2.2.6 Social Media APIs</w:t>
      </w:r>
      <w:bookmarkEnd w:id="58"/>
    </w:p>
    <w:p w14:paraId="633F5E14" w14:textId="77777777" w:rsidR="00180E5D" w:rsidRDefault="003F26FC" w:rsidP="003F26FC">
      <w:pPr>
        <w:jc w:val="both"/>
        <w:rPr>
          <w:lang w:val="en-US"/>
        </w:rPr>
      </w:pPr>
      <w:r>
        <w:rPr>
          <w:lang w:val="en-US"/>
        </w:rPr>
        <w:t>Data collection from social media platforms presented significant technical and practical challenges. The ability to gather relevant posts at scale directly impacts the system’s effectiveness.</w:t>
      </w:r>
    </w:p>
    <w:p w14:paraId="1109197C" w14:textId="77777777" w:rsidR="003F26FC" w:rsidRDefault="003F26FC" w:rsidP="003F26FC">
      <w:pPr>
        <w:pStyle w:val="Heading4"/>
        <w:rPr>
          <w:lang w:val="en-US"/>
        </w:rPr>
      </w:pPr>
      <w:r>
        <w:rPr>
          <w:lang w:val="en-US"/>
        </w:rPr>
        <w:t>Web Scraping Tools</w:t>
      </w:r>
    </w:p>
    <w:p w14:paraId="252352F6" w14:textId="77777777" w:rsidR="003F26FC" w:rsidRDefault="003F26FC" w:rsidP="003F26FC">
      <w:pPr>
        <w:jc w:val="both"/>
      </w:pPr>
      <w:r>
        <w:rPr>
          <w:lang w:val="en-US"/>
        </w:rPr>
        <w:t xml:space="preserve">Initial exploration focused on web scraping tools as a cost-effective alternative to official APIs. Several Python-based scraping libraries were evaluated, including </w:t>
      </w:r>
      <w:r>
        <w:rPr>
          <w:i/>
          <w:iCs/>
          <w:lang w:val="en-US"/>
        </w:rPr>
        <w:t>snscrape</w:t>
      </w:r>
      <w:r>
        <w:rPr>
          <w:lang w:val="en-US"/>
        </w:rPr>
        <w:t>, which had been widely used for collecting social media data from platforms like X (formerly Twitter). However, recent policy changes on X have rendered traditional scraping approaches useless.</w:t>
      </w:r>
    </w:p>
    <w:p w14:paraId="57326196" w14:textId="77777777" w:rsidR="003F26FC" w:rsidRDefault="003F26FC" w:rsidP="003F26FC">
      <w:pPr>
        <w:jc w:val="both"/>
      </w:pPr>
      <w:r>
        <w:rPr>
          <w:lang w:val="en-US"/>
        </w:rPr>
        <w:t xml:space="preserve">X implemented stricter anti-scraping measures and rate limiting in 2023–2024, requiring authentication for even basic content access. These changes broke compatibility with most third-party scraping tools. </w:t>
      </w:r>
      <w:r>
        <w:rPr>
          <w:lang w:val="en-US"/>
        </w:rPr>
        <w:lastRenderedPageBreak/>
        <w:t xml:space="preserve">Specifically, </w:t>
      </w:r>
      <w:r>
        <w:rPr>
          <w:i/>
          <w:iCs/>
          <w:lang w:val="en-US"/>
        </w:rPr>
        <w:t>snscrape</w:t>
      </w:r>
      <w:r>
        <w:rPr>
          <w:lang w:val="en-US"/>
        </w:rPr>
        <w:t>—which had previously enabled unauthenticated data collection—ceased functioning after X’s platform updates. Attempts to work around these restrictions proved unsuccessful, as X continuously updates its defenses against automated data collection.</w:t>
      </w:r>
    </w:p>
    <w:p w14:paraId="42D69680" w14:textId="77777777" w:rsidR="003F26FC" w:rsidRDefault="003F26FC" w:rsidP="003F26FC">
      <w:pPr>
        <w:pStyle w:val="Heading4"/>
      </w:pPr>
      <w:r>
        <w:t>Official X API</w:t>
      </w:r>
    </w:p>
    <w:p w14:paraId="3D5892A1" w14:textId="77777777" w:rsidR="003F26FC" w:rsidRDefault="003F26FC" w:rsidP="003F26FC">
      <w:pPr>
        <w:jc w:val="both"/>
      </w:pPr>
      <w:r>
        <w:rPr>
          <w:lang w:val="en-US"/>
        </w:rPr>
        <w:t>The official X API represents the authorized method for accessing platform data, but pricing presents a significant barrier for academic and small-scale projects. The current API tier structure includes:</w:t>
      </w:r>
    </w:p>
    <w:p w14:paraId="09FDF412" w14:textId="77777777" w:rsidR="003F26FC" w:rsidRDefault="003F26FC" w:rsidP="00083E66">
      <w:pPr>
        <w:pStyle w:val="ListParagraph"/>
        <w:numPr>
          <w:ilvl w:val="0"/>
          <w:numId w:val="32"/>
        </w:numPr>
        <w:jc w:val="both"/>
      </w:pPr>
      <w:r>
        <w:rPr>
          <w:b/>
          <w:bCs/>
        </w:rPr>
        <w:t>Free Tier</w:t>
      </w:r>
      <w:r>
        <w:t xml:space="preserve">: 100 posts/month </w:t>
      </w:r>
    </w:p>
    <w:p w14:paraId="6E891840" w14:textId="77777777" w:rsidR="003F26FC" w:rsidRDefault="003F26FC" w:rsidP="00083E66">
      <w:pPr>
        <w:pStyle w:val="ListParagraph"/>
        <w:numPr>
          <w:ilvl w:val="0"/>
          <w:numId w:val="32"/>
        </w:numPr>
        <w:jc w:val="both"/>
      </w:pPr>
      <w:r>
        <w:rPr>
          <w:b/>
          <w:bCs/>
        </w:rPr>
        <w:t>Basic Tier</w:t>
      </w:r>
      <w:r>
        <w:t>: 10,000 posts/month for $200/month</w:t>
      </w:r>
    </w:p>
    <w:p w14:paraId="1C74348E" w14:textId="77777777" w:rsidR="003F26FC" w:rsidRDefault="003F26FC" w:rsidP="003F26FC">
      <w:pPr>
        <w:jc w:val="both"/>
      </w:pPr>
      <w:r>
        <w:t>For a sentiment analysis system requiring hundreds or thousands of posts to generate statistically meaningful insights, the free tier’s 100-post monthly limit is insufficient. A single brand analysis session could easily exceed this quota.</w:t>
      </w:r>
    </w:p>
    <w:p w14:paraId="3110F53E" w14:textId="77777777" w:rsidR="003F26FC" w:rsidRDefault="003F26FC" w:rsidP="003F26FC">
      <w:pPr>
        <w:pStyle w:val="Heading4"/>
      </w:pPr>
      <w:r>
        <w:t>Reddit API (PRAW)</w:t>
      </w:r>
    </w:p>
    <w:p w14:paraId="729D1433" w14:textId="77777777" w:rsidR="003F26FC" w:rsidRDefault="003F26FC" w:rsidP="00C91089">
      <w:pPr>
        <w:jc w:val="both"/>
      </w:pPr>
      <w:r>
        <w:t>Given the limitations with X, the project moved to Reddit as the primary data source using the Python Reddit API Wrapper (PRAW). PRAW offers free access with much more generous rate limits than X API.</w:t>
      </w:r>
    </w:p>
    <w:bookmarkEnd w:id="49"/>
    <w:bookmarkEnd w:id="50"/>
    <w:p w14:paraId="0F1CF013" w14:textId="77777777" w:rsidR="00914036" w:rsidRDefault="007960FF" w:rsidP="003F26FC">
      <w:pPr>
        <w:rPr>
          <w:noProof/>
        </w:rPr>
      </w:pPr>
      <w:r>
        <w:rPr>
          <w:noProof/>
        </w:rPr>
        <w:pict w14:anchorId="442ED15F">
          <v:rect id="_x0000_i1025" alt="" style="width:468pt;height:.05pt;mso-width-percent:0;mso-height-percent:0;mso-width-percent:0;mso-height-percent:0" o:hralign="center" o:hrstd="t" o:hr="t" fillcolor="#a0a0a0" stroked="f"/>
        </w:pict>
      </w:r>
    </w:p>
    <w:p w14:paraId="6432D301" w14:textId="77777777" w:rsidR="00914036" w:rsidRDefault="00727D5A">
      <w:pPr>
        <w:pStyle w:val="Heading1"/>
      </w:pPr>
      <w:bookmarkStart w:id="59" w:name="_Toc215219727"/>
      <w:bookmarkStart w:id="60" w:name="_Toc215220020"/>
      <w:bookmarkStart w:id="61" w:name="_Toc229695631"/>
      <w:r>
        <w:t>Chapter 3: System Analysis</w:t>
      </w:r>
      <w:bookmarkEnd w:id="59"/>
      <w:bookmarkEnd w:id="60"/>
      <w:bookmarkEnd w:id="61"/>
    </w:p>
    <w:p w14:paraId="0CD5BFDB" w14:textId="77777777" w:rsidR="00914036" w:rsidRDefault="00611FB5" w:rsidP="000C6CA7">
      <w:pPr>
        <w:pStyle w:val="Heading2"/>
        <w:spacing w:after="0"/>
      </w:pPr>
      <w:bookmarkStart w:id="62" w:name="_Toc215219728"/>
      <w:bookmarkStart w:id="63" w:name="_Toc215220021"/>
      <w:bookmarkStart w:id="64" w:name="_Toc229695632"/>
      <w:r>
        <w:t>3.1 Development Methodology</w:t>
      </w:r>
      <w:bookmarkEnd w:id="62"/>
      <w:bookmarkEnd w:id="63"/>
      <w:bookmarkEnd w:id="64"/>
    </w:p>
    <w:p w14:paraId="7F2DFD03" w14:textId="77777777" w:rsidR="008944D2" w:rsidRDefault="008944D2" w:rsidP="008944D2">
      <w:pPr>
        <w:jc w:val="both"/>
      </w:pPr>
      <w:bookmarkStart w:id="65" w:name="_Toc215219729"/>
      <w:bookmarkStart w:id="66" w:name="_Toc215220022"/>
      <w:r>
        <w:rPr>
          <w:lang w:val="en-US"/>
        </w:rPr>
        <w:t>In software engineering theory, process models are often presented as either plan-driven (such as the waterfall model) or agile. Plan-driven approaches assume that requirements, design, and plans can be defined in detail early and then followed step by step, while agile approaches organize the work into short iterations that deliver working software and expect requirements to change over time. Sommerville notes that real projects rarely follow a pure form of either model; instead, industry tends to mix agile and plan-based practices and combine the strengths of both. We will follow this view: we use some upfront planning and documentation, but our methodology is clearly biased towards an agile, iteration-based way of working.</w:t>
      </w:r>
    </w:p>
    <w:p w14:paraId="22504EBB" w14:textId="77777777" w:rsidR="008944D2" w:rsidRDefault="008944D2" w:rsidP="008944D2">
      <w:pPr>
        <w:jc w:val="both"/>
      </w:pPr>
      <w:r>
        <w:rPr>
          <w:lang w:val="en-US"/>
        </w:rPr>
        <w:t>This agile orientation fits our system and constraints. The project depends on external social-media data sources and LLMs whose behavior we cannot fully fix at the start. On the data side, platforms such as X have tightened access, rate limits, and pricing, which forced us to move from scraping tools to the Reddit API (PRAW) as a more realistic source. On the model side, our evaluation shows that different LLMs (commercial and open source) offer different trade-offs in accuracy, Arabic support, context handling, and cost, and many state-of-the-art models are either too expensive or too heavy for our available hardware. These factors mean that both data sources and model choices must be adjusted over time based on experiments rather than decided once. An agile process that uses sprints, a prioritized backlog, and regular re-planning allows us to respond to these changes instead of treating them as exceptions.</w:t>
      </w:r>
    </w:p>
    <w:p w14:paraId="7DE93253" w14:textId="77777777" w:rsidR="003C5C58" w:rsidRDefault="003C5C58" w:rsidP="003C5C58">
      <w:r>
        <w:br w:type="page"/>
      </w:r>
    </w:p>
    <w:p w14:paraId="763C848C" w14:textId="77777777" w:rsidR="0054641A" w:rsidRDefault="0054641A" w:rsidP="003C5C58">
      <w:pPr>
        <w:pStyle w:val="Heading2"/>
        <w:spacing w:after="0"/>
      </w:pPr>
      <w:bookmarkStart w:id="67" w:name="_Toc229695633"/>
      <w:r>
        <w:lastRenderedPageBreak/>
        <w:t>3.2 Positional Users</w:t>
      </w:r>
      <w:bookmarkEnd w:id="67"/>
    </w:p>
    <w:p w14:paraId="0AB5EC5E" w14:textId="77777777" w:rsidR="0054641A" w:rsidRDefault="00467646" w:rsidP="00467646">
      <w:pPr>
        <w:pStyle w:val="Heading3"/>
        <w:spacing w:before="0"/>
      </w:pPr>
      <w:bookmarkStart w:id="68" w:name="_Toc229695634"/>
      <w:r>
        <w:t>3.2.1 Marketing Team User</w:t>
      </w:r>
      <w:bookmarkEnd w:id="68"/>
    </w:p>
    <w:p w14:paraId="00398F38" w14:textId="77777777" w:rsidR="00467646" w:rsidRDefault="00467646" w:rsidP="00467646">
      <w:pPr>
        <w:spacing w:after="0"/>
      </w:pPr>
      <w:r>
        <w:rPr>
          <w:b/>
          <w:bCs/>
        </w:rPr>
        <w:t xml:space="preserve">Role: </w:t>
      </w:r>
      <w:r>
        <w:t>Interacts directly with the system to generate sentiment analysis reports and interpret customer feedback insights.</w:t>
      </w:r>
    </w:p>
    <w:p w14:paraId="3B380C3E" w14:textId="77777777" w:rsidR="00467646" w:rsidRDefault="00467646" w:rsidP="00467646">
      <w:pPr>
        <w:spacing w:after="0"/>
        <w:rPr>
          <w:b/>
          <w:bCs/>
        </w:rPr>
      </w:pPr>
      <w:r>
        <w:rPr>
          <w:b/>
          <w:bCs/>
        </w:rPr>
        <w:t>Responsibilities:</w:t>
      </w:r>
    </w:p>
    <w:p w14:paraId="703A8981" w14:textId="77777777" w:rsidR="00467646" w:rsidRPr="00467646" w:rsidRDefault="00467646" w:rsidP="00083E66">
      <w:pPr>
        <w:pStyle w:val="ListParagraph"/>
        <w:numPr>
          <w:ilvl w:val="0"/>
          <w:numId w:val="39"/>
        </w:numPr>
        <w:spacing w:after="0"/>
        <w:rPr>
          <w:b/>
          <w:bCs/>
        </w:rPr>
      </w:pPr>
      <w:r>
        <w:t>Initiates brand sentiment analysis by selecting sources or uploading datasets</w:t>
      </w:r>
    </w:p>
    <w:p w14:paraId="10BA0012" w14:textId="77777777" w:rsidR="00467646" w:rsidRPr="00695C9E" w:rsidRDefault="00467646" w:rsidP="00083E66">
      <w:pPr>
        <w:numPr>
          <w:ilvl w:val="0"/>
          <w:numId w:val="39"/>
        </w:numPr>
        <w:spacing w:after="0" w:line="278" w:lineRule="auto"/>
      </w:pPr>
      <w:r>
        <w:t>Reviews sentiment results, emotional distributions, aspect-based insights, and summary indicators</w:t>
      </w:r>
    </w:p>
    <w:p w14:paraId="4AA15CB9" w14:textId="77777777" w:rsidR="00467646" w:rsidRPr="00467646" w:rsidRDefault="00467646" w:rsidP="00083E66">
      <w:pPr>
        <w:pStyle w:val="ListParagraph"/>
        <w:numPr>
          <w:ilvl w:val="0"/>
          <w:numId w:val="39"/>
        </w:numPr>
        <w:rPr>
          <w:b/>
          <w:bCs/>
        </w:rPr>
      </w:pPr>
      <w:r>
        <w:t>Provides feedback on accuracy of analysis</w:t>
      </w:r>
    </w:p>
    <w:p w14:paraId="2B6F092A" w14:textId="77777777" w:rsidR="00467646" w:rsidRPr="00467646" w:rsidRDefault="00467646" w:rsidP="00083E66">
      <w:pPr>
        <w:pStyle w:val="ListParagraph"/>
        <w:numPr>
          <w:ilvl w:val="0"/>
          <w:numId w:val="39"/>
        </w:numPr>
        <w:rPr>
          <w:b/>
          <w:bCs/>
        </w:rPr>
      </w:pPr>
      <w:r>
        <w:t>Uses insights to support decision-making and marketing strategies</w:t>
      </w:r>
    </w:p>
    <w:p w14:paraId="5DBF4F92" w14:textId="77777777" w:rsidR="00467646" w:rsidRDefault="00467646" w:rsidP="0031366E">
      <w:pPr>
        <w:pStyle w:val="Heading3"/>
      </w:pPr>
      <w:bookmarkStart w:id="69" w:name="_Toc229695635"/>
      <w:r>
        <w:t>3.2.2 System Administrator</w:t>
      </w:r>
      <w:bookmarkEnd w:id="69"/>
    </w:p>
    <w:p w14:paraId="0F5C808A" w14:textId="77777777" w:rsidR="00467646" w:rsidRDefault="00467646" w:rsidP="00467646">
      <w:pPr>
        <w:spacing w:after="0"/>
      </w:pPr>
      <w:r>
        <w:rPr>
          <w:b/>
          <w:bCs/>
        </w:rPr>
        <w:t xml:space="preserve">Role: </w:t>
      </w:r>
      <w:r>
        <w:t>Manages user accounts, system configurations, and views analytical data.</w:t>
      </w:r>
    </w:p>
    <w:p w14:paraId="6ABBE235" w14:textId="77777777" w:rsidR="00467646" w:rsidRDefault="00467646" w:rsidP="00467646">
      <w:pPr>
        <w:spacing w:after="0"/>
        <w:rPr>
          <w:b/>
          <w:bCs/>
        </w:rPr>
      </w:pPr>
      <w:r>
        <w:rPr>
          <w:b/>
          <w:bCs/>
        </w:rPr>
        <w:t>Responsibilities:</w:t>
      </w:r>
    </w:p>
    <w:p w14:paraId="44E1EE4F" w14:textId="77777777" w:rsidR="00467646" w:rsidRDefault="00467646" w:rsidP="00083E66">
      <w:pPr>
        <w:numPr>
          <w:ilvl w:val="0"/>
          <w:numId w:val="39"/>
        </w:numPr>
        <w:spacing w:after="0" w:line="278" w:lineRule="auto"/>
      </w:pPr>
      <w:r>
        <w:t xml:space="preserve">Creates and approves user accounts </w:t>
      </w:r>
    </w:p>
    <w:p w14:paraId="2A802B7C" w14:textId="77777777" w:rsidR="00467646" w:rsidRPr="00467646" w:rsidRDefault="00467646" w:rsidP="00083E66">
      <w:pPr>
        <w:pStyle w:val="ListParagraph"/>
        <w:numPr>
          <w:ilvl w:val="0"/>
          <w:numId w:val="39"/>
        </w:numPr>
        <w:rPr>
          <w:b/>
          <w:bCs/>
        </w:rPr>
      </w:pPr>
      <w:r>
        <w:t xml:space="preserve">Manages system permissions and user access levels </w:t>
      </w:r>
    </w:p>
    <w:p w14:paraId="12110546" w14:textId="77777777" w:rsidR="00467646" w:rsidRPr="00467646" w:rsidRDefault="00467646" w:rsidP="00083E66">
      <w:pPr>
        <w:pStyle w:val="ListParagraph"/>
        <w:numPr>
          <w:ilvl w:val="0"/>
          <w:numId w:val="39"/>
        </w:numPr>
        <w:rPr>
          <w:b/>
          <w:bCs/>
        </w:rPr>
      </w:pPr>
      <w:r>
        <w:t xml:space="preserve">Monitors system status and ensures smooth operation </w:t>
      </w:r>
    </w:p>
    <w:p w14:paraId="3203FE03" w14:textId="77777777" w:rsidR="00914036" w:rsidRDefault="00611FB5" w:rsidP="00C51AF2">
      <w:pPr>
        <w:pStyle w:val="Heading2"/>
        <w:spacing w:after="0"/>
      </w:pPr>
      <w:bookmarkStart w:id="70" w:name="_Toc229695636"/>
      <w:r>
        <w:t>3.3 Functional Requirements</w:t>
      </w:r>
      <w:bookmarkEnd w:id="65"/>
      <w:bookmarkEnd w:id="66"/>
      <w:bookmarkEnd w:id="70"/>
    </w:p>
    <w:p w14:paraId="5E3479AD" w14:textId="77777777" w:rsidR="00914036" w:rsidRDefault="00611FB5" w:rsidP="00503717">
      <w:pPr>
        <w:pStyle w:val="Heading3"/>
        <w:spacing w:before="0"/>
      </w:pPr>
      <w:bookmarkStart w:id="71" w:name="_Toc215219730"/>
      <w:bookmarkStart w:id="72" w:name="_Toc229695637"/>
      <w:r>
        <w:t>Data Handling</w:t>
      </w:r>
      <w:bookmarkEnd w:id="71"/>
      <w:bookmarkEnd w:id="72"/>
    </w:p>
    <w:p w14:paraId="1E2CD1B8" w14:textId="77777777" w:rsidR="00914036" w:rsidRDefault="00611FB5" w:rsidP="00083E66">
      <w:pPr>
        <w:numPr>
          <w:ilvl w:val="0"/>
          <w:numId w:val="3"/>
        </w:numPr>
        <w:pBdr>
          <w:top w:val="nil"/>
          <w:left w:val="nil"/>
          <w:bottom w:val="nil"/>
          <w:right w:val="nil"/>
          <w:between w:val="nil"/>
        </w:pBdr>
        <w:spacing w:after="0"/>
      </w:pPr>
      <w:r>
        <w:rPr>
          <w:color w:val="000000"/>
        </w:rPr>
        <w:t>The system shall collect posts from</w:t>
      </w:r>
      <w:r>
        <w:t xml:space="preserve"> a social media platform</w:t>
      </w:r>
      <w:r>
        <w:rPr>
          <w:color w:val="000000"/>
        </w:rPr>
        <w:t>.</w:t>
      </w:r>
    </w:p>
    <w:p w14:paraId="38763A97" w14:textId="77777777" w:rsidR="00914036" w:rsidRDefault="00611FB5" w:rsidP="00083E66">
      <w:pPr>
        <w:numPr>
          <w:ilvl w:val="0"/>
          <w:numId w:val="3"/>
        </w:numPr>
        <w:pBdr>
          <w:top w:val="nil"/>
          <w:left w:val="nil"/>
          <w:bottom w:val="nil"/>
          <w:right w:val="nil"/>
          <w:between w:val="nil"/>
        </w:pBdr>
        <w:spacing w:after="0"/>
      </w:pPr>
      <w:r>
        <w:rPr>
          <w:color w:val="000000" w:themeColor="text1"/>
          <w:lang w:val="en-US"/>
        </w:rPr>
        <w:t>The system shall allow uploading of custom datasets in CSV format.</w:t>
      </w:r>
    </w:p>
    <w:p w14:paraId="2AB275EB" w14:textId="77777777" w:rsidR="00914036" w:rsidRDefault="00611FB5" w:rsidP="00083E66">
      <w:pPr>
        <w:numPr>
          <w:ilvl w:val="0"/>
          <w:numId w:val="3"/>
        </w:numPr>
        <w:pBdr>
          <w:top w:val="nil"/>
          <w:left w:val="nil"/>
          <w:bottom w:val="nil"/>
          <w:right w:val="nil"/>
          <w:between w:val="nil"/>
        </w:pBdr>
      </w:pPr>
      <w:r>
        <w:rPr>
          <w:color w:val="000000"/>
        </w:rPr>
        <w:t>The system shall detect language (Arabic/English) and preprocess text for analysis.</w:t>
      </w:r>
    </w:p>
    <w:p w14:paraId="1B6281A7" w14:textId="77777777" w:rsidR="00914036" w:rsidRDefault="00611FB5" w:rsidP="00503717">
      <w:pPr>
        <w:pStyle w:val="Heading3"/>
      </w:pPr>
      <w:bookmarkStart w:id="73" w:name="_Toc215219731"/>
      <w:bookmarkStart w:id="74" w:name="_Toc229695638"/>
      <w:r>
        <w:t>Sentiment &amp; Aspect Analysis</w:t>
      </w:r>
      <w:bookmarkEnd w:id="73"/>
      <w:bookmarkEnd w:id="74"/>
    </w:p>
    <w:p w14:paraId="2D14AFDF" w14:textId="77777777" w:rsidR="00914036" w:rsidRDefault="00611FB5" w:rsidP="00083E66">
      <w:pPr>
        <w:numPr>
          <w:ilvl w:val="0"/>
          <w:numId w:val="3"/>
        </w:numPr>
        <w:pBdr>
          <w:top w:val="nil"/>
          <w:left w:val="nil"/>
          <w:bottom w:val="nil"/>
          <w:right w:val="nil"/>
          <w:between w:val="nil"/>
        </w:pBdr>
        <w:spacing w:after="0"/>
      </w:pPr>
      <w:r>
        <w:rPr>
          <w:color w:val="000000" w:themeColor="text1"/>
          <w:lang w:val="en-US"/>
        </w:rPr>
        <w:t>The system shall assign a score to represent sentiment (negative, neutral, positive).</w:t>
      </w:r>
    </w:p>
    <w:p w14:paraId="0DABCD70" w14:textId="77777777" w:rsidR="00914036" w:rsidRDefault="00611FB5" w:rsidP="00083E66">
      <w:pPr>
        <w:numPr>
          <w:ilvl w:val="0"/>
          <w:numId w:val="3"/>
        </w:numPr>
        <w:pBdr>
          <w:top w:val="nil"/>
          <w:left w:val="nil"/>
          <w:bottom w:val="nil"/>
          <w:right w:val="nil"/>
          <w:between w:val="nil"/>
        </w:pBdr>
        <w:spacing w:after="0"/>
      </w:pPr>
      <w:r>
        <w:rPr>
          <w:color w:val="000000"/>
        </w:rPr>
        <w:t>The system shall provide a confidence score for each classification.</w:t>
      </w:r>
    </w:p>
    <w:p w14:paraId="12F509D9" w14:textId="77777777" w:rsidR="00914036" w:rsidRDefault="00611FB5" w:rsidP="00083E66">
      <w:pPr>
        <w:numPr>
          <w:ilvl w:val="0"/>
          <w:numId w:val="3"/>
        </w:numPr>
        <w:pBdr>
          <w:top w:val="nil"/>
          <w:left w:val="nil"/>
          <w:bottom w:val="nil"/>
          <w:right w:val="nil"/>
          <w:between w:val="nil"/>
        </w:pBdr>
        <w:spacing w:after="0"/>
      </w:pPr>
      <w:r>
        <w:rPr>
          <w:color w:val="000000"/>
        </w:rPr>
        <w:t>The system shall detect main aspects such as product, service, delivery, and pricing.</w:t>
      </w:r>
    </w:p>
    <w:p w14:paraId="5D877A3C" w14:textId="77777777" w:rsidR="0047165F" w:rsidRDefault="00611FB5" w:rsidP="00083E66">
      <w:pPr>
        <w:numPr>
          <w:ilvl w:val="0"/>
          <w:numId w:val="3"/>
        </w:numPr>
        <w:pBdr>
          <w:top w:val="nil"/>
          <w:left w:val="nil"/>
          <w:bottom w:val="nil"/>
          <w:right w:val="nil"/>
          <w:between w:val="nil"/>
        </w:pBdr>
      </w:pPr>
      <w:r>
        <w:rPr>
          <w:color w:val="000000" w:themeColor="text1"/>
          <w:lang w:val="en-US"/>
        </w:rPr>
        <w:t>The system shall detect basic emotions including joy, anger, and sadness.</w:t>
      </w:r>
    </w:p>
    <w:p w14:paraId="316936AD" w14:textId="77777777" w:rsidR="00914036" w:rsidRDefault="00611FB5" w:rsidP="00503717">
      <w:pPr>
        <w:pStyle w:val="Heading3"/>
      </w:pPr>
      <w:bookmarkStart w:id="75" w:name="_Toc215219732"/>
      <w:bookmarkStart w:id="76" w:name="_Toc229695639"/>
      <w:r>
        <w:t>Dashboard &amp; Reporting</w:t>
      </w:r>
      <w:bookmarkEnd w:id="75"/>
      <w:bookmarkEnd w:id="76"/>
    </w:p>
    <w:p w14:paraId="2C634D63" w14:textId="77777777" w:rsidR="00914036" w:rsidRDefault="00611FB5" w:rsidP="00083E66">
      <w:pPr>
        <w:numPr>
          <w:ilvl w:val="0"/>
          <w:numId w:val="3"/>
        </w:numPr>
        <w:pBdr>
          <w:top w:val="nil"/>
          <w:left w:val="nil"/>
          <w:bottom w:val="nil"/>
          <w:right w:val="nil"/>
          <w:between w:val="nil"/>
        </w:pBdr>
        <w:spacing w:after="0"/>
        <w:jc w:val="both"/>
      </w:pPr>
      <w:r>
        <w:rPr>
          <w:color w:val="000000"/>
        </w:rPr>
        <w:t>The system shall provide a dashboard showing sentiment trends, aspect analysis, and emotion distribution.</w:t>
      </w:r>
    </w:p>
    <w:p w14:paraId="789C8DD4" w14:textId="77777777" w:rsidR="00914036" w:rsidRDefault="00611FB5" w:rsidP="00083E66">
      <w:pPr>
        <w:numPr>
          <w:ilvl w:val="0"/>
          <w:numId w:val="3"/>
        </w:numPr>
        <w:pBdr>
          <w:top w:val="nil"/>
          <w:left w:val="nil"/>
          <w:bottom w:val="nil"/>
          <w:right w:val="nil"/>
          <w:between w:val="nil"/>
        </w:pBdr>
        <w:spacing w:after="0"/>
      </w:pPr>
      <w:r>
        <w:rPr>
          <w:color w:val="000000"/>
        </w:rPr>
        <w:t>The system shall allow filtering by date, sentiment type, aspect, and language.</w:t>
      </w:r>
    </w:p>
    <w:p w14:paraId="28F9E711" w14:textId="77777777" w:rsidR="00467646" w:rsidRPr="003C5C58" w:rsidRDefault="00611FB5" w:rsidP="00083E66">
      <w:pPr>
        <w:numPr>
          <w:ilvl w:val="0"/>
          <w:numId w:val="3"/>
        </w:numPr>
        <w:pBdr>
          <w:top w:val="nil"/>
          <w:left w:val="nil"/>
          <w:bottom w:val="nil"/>
          <w:right w:val="nil"/>
          <w:between w:val="nil"/>
        </w:pBdr>
      </w:pPr>
      <w:r>
        <w:rPr>
          <w:color w:val="000000"/>
        </w:rPr>
        <w:t>The system shall allow exporting reports in CSV format.</w:t>
      </w:r>
    </w:p>
    <w:p w14:paraId="162243FB" w14:textId="77777777" w:rsidR="00914036" w:rsidRDefault="00611FB5" w:rsidP="00503717">
      <w:pPr>
        <w:pStyle w:val="Heading3"/>
      </w:pPr>
      <w:bookmarkStart w:id="77" w:name="_Toc215219733"/>
      <w:bookmarkStart w:id="78" w:name="_Toc229695640"/>
      <w:r>
        <w:t>User Roles &amp; Feedback</w:t>
      </w:r>
      <w:bookmarkEnd w:id="77"/>
      <w:bookmarkEnd w:id="78"/>
    </w:p>
    <w:p w14:paraId="3B96AEA1" w14:textId="77777777" w:rsidR="00914036" w:rsidRDefault="00611FB5" w:rsidP="00083E66">
      <w:pPr>
        <w:numPr>
          <w:ilvl w:val="0"/>
          <w:numId w:val="3"/>
        </w:numPr>
        <w:pBdr>
          <w:top w:val="nil"/>
          <w:left w:val="nil"/>
          <w:bottom w:val="nil"/>
          <w:right w:val="nil"/>
          <w:between w:val="nil"/>
        </w:pBdr>
        <w:spacing w:after="0"/>
        <w:jc w:val="both"/>
      </w:pPr>
      <w:r>
        <w:rPr>
          <w:color w:val="000000"/>
        </w:rPr>
        <w:t>The system shall support role-based access (Admin, Marketing Team).</w:t>
      </w:r>
    </w:p>
    <w:p w14:paraId="1EB6240B" w14:textId="77777777" w:rsidR="006D27F0" w:rsidRPr="003C5C58" w:rsidRDefault="00611FB5" w:rsidP="00083E66">
      <w:pPr>
        <w:numPr>
          <w:ilvl w:val="0"/>
          <w:numId w:val="3"/>
        </w:numPr>
        <w:pBdr>
          <w:top w:val="nil"/>
          <w:left w:val="nil"/>
          <w:bottom w:val="nil"/>
          <w:right w:val="nil"/>
          <w:between w:val="nil"/>
        </w:pBdr>
        <w:jc w:val="both"/>
      </w:pPr>
      <w:r>
        <w:rPr>
          <w:color w:val="000000"/>
        </w:rPr>
        <w:t>The system shall allow users to provide feedback on misclassified posts for model improvement.</w:t>
      </w:r>
      <w:bookmarkStart w:id="79" w:name="_b5fqht6aq6wj" w:colFirst="0" w:colLast="0"/>
      <w:bookmarkEnd w:id="79"/>
    </w:p>
    <w:p w14:paraId="4C916D65" w14:textId="77777777" w:rsidR="003C5C58" w:rsidRPr="003C5C58" w:rsidRDefault="003C5C58" w:rsidP="003C5C58">
      <w:pPr>
        <w:rPr>
          <w:color w:val="000000"/>
        </w:rPr>
      </w:pPr>
      <w:r>
        <w:rPr>
          <w:color w:val="000000"/>
        </w:rPr>
        <w:br w:type="page"/>
      </w:r>
    </w:p>
    <w:p w14:paraId="021EACC3" w14:textId="77777777" w:rsidR="00914036" w:rsidRDefault="00611FB5" w:rsidP="002B110E">
      <w:pPr>
        <w:pStyle w:val="Heading2"/>
        <w:spacing w:after="0"/>
      </w:pPr>
      <w:bookmarkStart w:id="80" w:name="_Toc215219734"/>
      <w:bookmarkStart w:id="81" w:name="_Toc215220023"/>
      <w:bookmarkStart w:id="82" w:name="_Toc229695641"/>
      <w:bookmarkStart w:id="83" w:name="_Hlk215212411"/>
      <w:r>
        <w:lastRenderedPageBreak/>
        <w:t>3.4 Non-Functional Requirements</w:t>
      </w:r>
      <w:bookmarkEnd w:id="80"/>
      <w:bookmarkEnd w:id="81"/>
      <w:bookmarkEnd w:id="82"/>
    </w:p>
    <w:p w14:paraId="6DD66BFC" w14:textId="77777777" w:rsidR="00914036" w:rsidRDefault="00611FB5" w:rsidP="00503717">
      <w:pPr>
        <w:pStyle w:val="Heading3"/>
        <w:spacing w:before="0"/>
      </w:pPr>
      <w:bookmarkStart w:id="84" w:name="_Toc215219735"/>
      <w:bookmarkStart w:id="85" w:name="_Toc229695642"/>
      <w:bookmarkEnd w:id="83"/>
      <w:r>
        <w:t>Performance</w:t>
      </w:r>
      <w:bookmarkEnd w:id="84"/>
      <w:bookmarkEnd w:id="85"/>
    </w:p>
    <w:p w14:paraId="55F996C3" w14:textId="77777777" w:rsidR="00914036" w:rsidRDefault="00611FB5" w:rsidP="00083E66">
      <w:pPr>
        <w:numPr>
          <w:ilvl w:val="0"/>
          <w:numId w:val="3"/>
        </w:numPr>
        <w:pBdr>
          <w:top w:val="nil"/>
          <w:left w:val="nil"/>
          <w:bottom w:val="nil"/>
          <w:right w:val="nil"/>
          <w:between w:val="nil"/>
        </w:pBdr>
      </w:pPr>
      <w:r>
        <w:rPr>
          <w:color w:val="000000"/>
        </w:rPr>
        <w:t>The system shall return dashboard results within 2 seconds for standard queries.</w:t>
      </w:r>
    </w:p>
    <w:p w14:paraId="63199D1D" w14:textId="77777777" w:rsidR="00914036" w:rsidRDefault="00611FB5" w:rsidP="00503717">
      <w:pPr>
        <w:pStyle w:val="Heading3"/>
      </w:pPr>
      <w:bookmarkStart w:id="86" w:name="_Toc215219736"/>
      <w:bookmarkStart w:id="87" w:name="_Toc229695643"/>
      <w:r>
        <w:t>Usability</w:t>
      </w:r>
      <w:bookmarkEnd w:id="86"/>
      <w:bookmarkEnd w:id="87"/>
    </w:p>
    <w:p w14:paraId="68AD5F6A" w14:textId="77777777" w:rsidR="00914036" w:rsidRDefault="00606FFE" w:rsidP="00083E66">
      <w:pPr>
        <w:numPr>
          <w:ilvl w:val="0"/>
          <w:numId w:val="3"/>
        </w:numPr>
        <w:pBdr>
          <w:top w:val="nil"/>
          <w:left w:val="nil"/>
          <w:bottom w:val="nil"/>
          <w:right w:val="nil"/>
          <w:between w:val="nil"/>
        </w:pBdr>
        <w:spacing w:after="0"/>
        <w:jc w:val="both"/>
      </w:pPr>
      <w:r>
        <w:t>The system shall provide a dashboard that enables non-technical users to access key sentiment metrics within 3 clicks from the home screen.</w:t>
      </w:r>
    </w:p>
    <w:p w14:paraId="5E324557" w14:textId="77777777" w:rsidR="00914036" w:rsidRDefault="00611FB5" w:rsidP="00083E66">
      <w:pPr>
        <w:numPr>
          <w:ilvl w:val="0"/>
          <w:numId w:val="3"/>
        </w:numPr>
        <w:pBdr>
          <w:top w:val="nil"/>
          <w:left w:val="nil"/>
          <w:bottom w:val="nil"/>
          <w:right w:val="nil"/>
          <w:between w:val="nil"/>
        </w:pBdr>
      </w:pPr>
      <w:r>
        <w:rPr>
          <w:color w:val="000000"/>
        </w:rPr>
        <w:t>The system shall support responsive design for desktop and mobile access.</w:t>
      </w:r>
    </w:p>
    <w:p w14:paraId="499B00A8" w14:textId="77777777" w:rsidR="00914036" w:rsidRDefault="00611FB5" w:rsidP="00503717">
      <w:pPr>
        <w:pStyle w:val="Heading3"/>
      </w:pPr>
      <w:bookmarkStart w:id="88" w:name="_Toc215219737"/>
      <w:bookmarkStart w:id="89" w:name="_Toc229695644"/>
      <w:r>
        <w:t>Accuracy &amp; Quality</w:t>
      </w:r>
      <w:bookmarkEnd w:id="88"/>
      <w:bookmarkEnd w:id="89"/>
    </w:p>
    <w:p w14:paraId="5A751601" w14:textId="77777777" w:rsidR="00914036" w:rsidRDefault="0013502E" w:rsidP="00083E66">
      <w:pPr>
        <w:numPr>
          <w:ilvl w:val="0"/>
          <w:numId w:val="3"/>
        </w:numPr>
        <w:pBdr>
          <w:top w:val="nil"/>
          <w:left w:val="nil"/>
          <w:bottom w:val="nil"/>
          <w:right w:val="nil"/>
          <w:between w:val="nil"/>
        </w:pBdr>
        <w:jc w:val="both"/>
      </w:pPr>
      <w:r>
        <w:rPr>
          <w:color w:val="000000" w:themeColor="text1"/>
          <w:lang w:val="en-US"/>
        </w:rPr>
        <w:t>The system shall maintain consistent sentiment analysis accuracy (within 5% variance) for analyzed posts</w:t>
      </w:r>
    </w:p>
    <w:p w14:paraId="58DA108F" w14:textId="77777777" w:rsidR="00914036" w:rsidRDefault="00611FB5" w:rsidP="00503717">
      <w:pPr>
        <w:pStyle w:val="Heading3"/>
      </w:pPr>
      <w:bookmarkStart w:id="90" w:name="_Toc215219738"/>
      <w:bookmarkStart w:id="91" w:name="_Toc229695645"/>
      <w:r>
        <w:t>Security</w:t>
      </w:r>
      <w:bookmarkEnd w:id="90"/>
      <w:bookmarkEnd w:id="91"/>
    </w:p>
    <w:p w14:paraId="40BA22E1" w14:textId="77777777" w:rsidR="00914036" w:rsidRDefault="00611FB5" w:rsidP="00083E66">
      <w:pPr>
        <w:numPr>
          <w:ilvl w:val="0"/>
          <w:numId w:val="3"/>
        </w:numPr>
        <w:pBdr>
          <w:top w:val="nil"/>
          <w:left w:val="nil"/>
          <w:bottom w:val="nil"/>
          <w:right w:val="nil"/>
          <w:between w:val="nil"/>
        </w:pBdr>
      </w:pPr>
      <w:r>
        <w:rPr>
          <w:color w:val="000000"/>
        </w:rPr>
        <w:t>The system shall enforce secure authentication and role-based access control</w:t>
      </w:r>
    </w:p>
    <w:p w14:paraId="3FD8DEEA" w14:textId="77777777" w:rsidR="00914036" w:rsidRDefault="00611FB5" w:rsidP="00503717">
      <w:pPr>
        <w:pStyle w:val="Heading3"/>
      </w:pPr>
      <w:bookmarkStart w:id="92" w:name="_Toc215219739"/>
      <w:bookmarkStart w:id="93" w:name="_Toc229695646"/>
      <w:r>
        <w:t>Reliability &amp; Availability</w:t>
      </w:r>
      <w:bookmarkEnd w:id="92"/>
      <w:bookmarkEnd w:id="93"/>
    </w:p>
    <w:p w14:paraId="7DEC944A" w14:textId="77777777" w:rsidR="00914036" w:rsidRDefault="00611FB5" w:rsidP="00083E66">
      <w:pPr>
        <w:numPr>
          <w:ilvl w:val="0"/>
          <w:numId w:val="3"/>
        </w:numPr>
        <w:pBdr>
          <w:top w:val="nil"/>
          <w:left w:val="nil"/>
          <w:bottom w:val="nil"/>
          <w:right w:val="nil"/>
          <w:between w:val="nil"/>
        </w:pBdr>
      </w:pPr>
      <w:r>
        <w:rPr>
          <w:color w:val="000000"/>
        </w:rPr>
        <w:t>The system shall handle errors gracefully and provide clear error messages</w:t>
      </w:r>
    </w:p>
    <w:p w14:paraId="7801E08D" w14:textId="77777777" w:rsidR="00914036" w:rsidRDefault="00611FB5" w:rsidP="00503717">
      <w:pPr>
        <w:pStyle w:val="Heading3"/>
      </w:pPr>
      <w:bookmarkStart w:id="94" w:name="_Toc215219740"/>
      <w:bookmarkStart w:id="95" w:name="_Toc229695647"/>
      <w:r>
        <w:t>Maintainability &amp; Scalability</w:t>
      </w:r>
      <w:bookmarkEnd w:id="94"/>
      <w:bookmarkEnd w:id="95"/>
    </w:p>
    <w:p w14:paraId="7B108338" w14:textId="77777777" w:rsidR="00914036" w:rsidRDefault="0013502E" w:rsidP="00083E66">
      <w:pPr>
        <w:numPr>
          <w:ilvl w:val="0"/>
          <w:numId w:val="3"/>
        </w:numPr>
        <w:pBdr>
          <w:top w:val="nil"/>
          <w:left w:val="nil"/>
          <w:bottom w:val="nil"/>
          <w:right w:val="nil"/>
          <w:between w:val="nil"/>
        </w:pBdr>
        <w:spacing w:after="0"/>
        <w:jc w:val="both"/>
      </w:pPr>
      <w:r>
        <w:t>The system architecture shall separate the LLM analyzer, data processing, and presentation layers through well-defined APIs</w:t>
      </w:r>
    </w:p>
    <w:p w14:paraId="4387013E" w14:textId="77777777" w:rsidR="00467646" w:rsidRPr="003C5C58" w:rsidRDefault="00611FB5" w:rsidP="00083E66">
      <w:pPr>
        <w:numPr>
          <w:ilvl w:val="0"/>
          <w:numId w:val="3"/>
        </w:numPr>
        <w:pBdr>
          <w:top w:val="nil"/>
          <w:left w:val="nil"/>
          <w:bottom w:val="nil"/>
          <w:right w:val="nil"/>
          <w:between w:val="nil"/>
        </w:pBdr>
      </w:pPr>
      <w:r>
        <w:rPr>
          <w:color w:val="000000" w:themeColor="text1"/>
          <w:lang w:val="en-US"/>
        </w:rPr>
        <w:t>The system shall support scaling to additional data sources in future phases</w:t>
      </w:r>
    </w:p>
    <w:p w14:paraId="2D4771C7" w14:textId="77777777" w:rsidR="003C5C58" w:rsidRPr="003C5C58" w:rsidRDefault="003C5C58" w:rsidP="003C5C58">
      <w:pPr>
        <w:rPr>
          <w:color w:val="000000"/>
        </w:rPr>
      </w:pPr>
      <w:r>
        <w:rPr>
          <w:color w:val="000000"/>
        </w:rPr>
        <w:br w:type="page"/>
      </w:r>
    </w:p>
    <w:p w14:paraId="28E4B95C" w14:textId="77777777" w:rsidR="003F26FC" w:rsidRDefault="003F26FC" w:rsidP="003F26FC">
      <w:pPr>
        <w:pStyle w:val="Heading2"/>
      </w:pPr>
      <w:bookmarkStart w:id="96" w:name="_Toc229695648"/>
      <w:r>
        <w:lastRenderedPageBreak/>
        <w:t>3.5 Use Case Model</w:t>
      </w:r>
      <w:bookmarkEnd w:id="96"/>
    </w:p>
    <w:p w14:paraId="69A7BEA2" w14:textId="77777777" w:rsidR="003F26FC" w:rsidRDefault="003F26FC" w:rsidP="003F26FC">
      <w:pPr>
        <w:pStyle w:val="Heading3"/>
      </w:pPr>
      <w:bookmarkStart w:id="97" w:name="_Toc229695649"/>
      <w:r>
        <w:t>3.5.1 Use Case Diagram</w:t>
      </w:r>
      <w:bookmarkEnd w:id="97"/>
    </w:p>
    <w:p w14:paraId="6349403D" w14:textId="77777777" w:rsidR="003F26FC" w:rsidRDefault="003F26FC" w:rsidP="003F26FC">
      <w:pPr>
        <w:keepNext/>
        <w:spacing w:after="0"/>
        <w:jc w:val="center"/>
      </w:pPr>
      <w:r>
        <w:rPr>
          <w:noProof/>
        </w:rPr>
        <w:drawing>
          <wp:inline distT="0" distB="0" distL="0" distR="0" wp14:anchorId="1AB8C65F" wp14:editId="6FFB2491">
            <wp:extent cx="5544273" cy="3656965"/>
            <wp:effectExtent l="0" t="0" r="5715" b="635"/>
            <wp:docPr id="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rotWithShape="1">
                    <a:blip r:embed="rId18" cstate="print">
                      <a:extLst>
                        <a:ext uri="{28A0092B-C50C-407E-A947-70E740481C1C}">
                          <a14:useLocalDpi xmlns:a14="http://schemas.microsoft.com/office/drawing/2010/main" val="0"/>
                        </a:ext>
                      </a:extLst>
                    </a:blip>
                    <a:srcRect l="1038" r="166"/>
                    <a:stretch>
                      <a:fillRect/>
                    </a:stretch>
                  </pic:blipFill>
                  <pic:spPr bwMode="auto">
                    <a:xfrm>
                      <a:off x="0" y="0"/>
                      <a:ext cx="5545236" cy="3657600"/>
                    </a:xfrm>
                    <a:prstGeom prst="rect">
                      <a:avLst/>
                    </a:prstGeom>
                    <a:ln>
                      <a:noFill/>
                    </a:ln>
                    <a:extLst>
                      <a:ext uri="{53640926-AAD7-44D8-BBD7-CCE9431645EC}">
                        <a14:shadowObscured xmlns:a14="http://schemas.microsoft.com/office/drawing/2010/main"/>
                      </a:ext>
                    </a:extLst>
                  </pic:spPr>
                </pic:pic>
              </a:graphicData>
            </a:graphic>
          </wp:inline>
        </w:drawing>
      </w:r>
    </w:p>
    <w:p w14:paraId="0C3259E0" w14:textId="77777777" w:rsidR="00467646" w:rsidRPr="00467646" w:rsidRDefault="003F26FC" w:rsidP="00467646">
      <w:pPr>
        <w:pStyle w:val="Caption"/>
      </w:pPr>
      <w:bookmarkStart w:id="98" w:name="_Toc229695693"/>
      <w:r>
        <w:t xml:space="preserve">Figure </w:t>
      </w:r>
      <w:r>
        <w:fldChar w:fldCharType="begin"/>
      </w:r>
      <w:r>
        <w:instrText xml:space="preserve"> SEQ Figure \* ARABIC </w:instrText>
      </w:r>
      <w:r>
        <w:fldChar w:fldCharType="separate"/>
      </w:r>
      <w:r>
        <w:rPr>
          <w:noProof/>
        </w:rPr>
        <w:t>2</w:t>
      </w:r>
      <w:r>
        <w:fldChar w:fldCharType="end"/>
      </w:r>
      <w:r>
        <w:t>: Use Case Diagram</w:t>
      </w:r>
      <w:bookmarkEnd w:id="98"/>
    </w:p>
    <w:p w14:paraId="02AEA791" w14:textId="77777777" w:rsidR="003F26FC" w:rsidRDefault="003F26FC" w:rsidP="003F26FC">
      <w:pPr>
        <w:jc w:val="both"/>
      </w:pPr>
      <w:r>
        <w:rPr>
          <w:lang w:val="en-US"/>
        </w:rPr>
        <w:t>The system supports two main actor roles: Marketing Team Users, who perform sentiment analysis and review results, and Admins, who manage user accounts and monitor system analytics.</w:t>
      </w:r>
    </w:p>
    <w:p w14:paraId="015F1A34" w14:textId="77777777" w:rsidR="003F26FC" w:rsidRDefault="003F26FC" w:rsidP="003F26FC">
      <w:pPr>
        <w:jc w:val="both"/>
      </w:pPr>
      <w:r>
        <w:rPr>
          <w:lang w:val="en-US"/>
        </w:rPr>
        <w:t>Marketing Team Users can initiate sentiment analysis through two pathways: collecting data directly from social media platforms via Start Analysis or uploading custom datasets through Upload Custom Dataset. Once analysis is complete, users access comprehensive results through View Result, which serves as the central hub for detailed examination. From this hub, users can navigate to detailed views including View Aspects, View Status Indicator, and View Posts. Additionally, users can view historical reports through View Result History, exporting data via Generate Report, and reporting misclassifications through Report Inaccurate Review, which extends from View Posts.</w:t>
      </w:r>
    </w:p>
    <w:p w14:paraId="387CFD08" w14:textId="77777777" w:rsidR="00467646" w:rsidRDefault="003F26FC" w:rsidP="003C5C58">
      <w:pPr>
        <w:jc w:val="both"/>
      </w:pPr>
      <w:r>
        <w:rPr>
          <w:lang w:val="en-US"/>
        </w:rPr>
        <w:t>Admin users have access to system management functions including Create User Account for managing system access, View Analytics for monitoring overall system usage and LLM performance across the platform, and View Reported Reviews to examine misclassifications.</w:t>
      </w:r>
    </w:p>
    <w:p w14:paraId="2E03F8F6" w14:textId="77777777" w:rsidR="003C5C58" w:rsidRDefault="003C5C58" w:rsidP="003C5C58">
      <w:r>
        <w:br w:type="page"/>
      </w:r>
    </w:p>
    <w:p w14:paraId="6972D306" w14:textId="77777777" w:rsidR="00C65E92" w:rsidRDefault="00C65E92" w:rsidP="00C65E92">
      <w:pPr>
        <w:pStyle w:val="Heading3"/>
      </w:pPr>
      <w:bookmarkStart w:id="99" w:name="_Toc229695650"/>
      <w:r>
        <w:lastRenderedPageBreak/>
        <w:t>3.5.2 Use Case Descriptions</w:t>
      </w:r>
      <w:bookmarkEnd w:id="99"/>
    </w:p>
    <w:tbl>
      <w:tblPr>
        <w:tblStyle w:val="TableGrid"/>
        <w:tblW w:w="0" w:type="auto"/>
        <w:tblLook w:val="04A0" w:firstRow="1" w:lastRow="0" w:firstColumn="1" w:lastColumn="0" w:noHBand="0" w:noVBand="1"/>
      </w:tblPr>
      <w:tblGrid>
        <w:gridCol w:w="2971"/>
        <w:gridCol w:w="3407"/>
        <w:gridCol w:w="3584"/>
      </w:tblGrid>
      <w:tr w:rsidR="00C65E92" w:rsidRPr="00C65E92" w14:paraId="042FA9FB" w14:textId="77777777" w:rsidTr="1626D3F6">
        <w:tc>
          <w:tcPr>
            <w:tcW w:w="3261" w:type="dxa"/>
            <w:vAlign w:val="center"/>
          </w:tcPr>
          <w:p w14:paraId="75168F54" w14:textId="77777777" w:rsidR="00C65E92" w:rsidRPr="000C6CA7" w:rsidRDefault="00C65E92" w:rsidP="002375FA">
            <w:pPr>
              <w:jc w:val="center"/>
              <w:rPr>
                <w:rFonts w:ascii="Arial" w:hAnsi="Arial"/>
                <w:b/>
                <w:bCs/>
              </w:rPr>
            </w:pPr>
            <w:r>
              <w:rPr>
                <w:rFonts w:ascii="Arial" w:hAnsi="Arial"/>
                <w:b/>
                <w:bCs/>
              </w:rPr>
              <w:t>Use Case Name</w:t>
            </w:r>
          </w:p>
        </w:tc>
        <w:tc>
          <w:tcPr>
            <w:tcW w:w="8080" w:type="dxa"/>
            <w:gridSpan w:val="2"/>
          </w:tcPr>
          <w:p w14:paraId="7D8576E8" w14:textId="77777777" w:rsidR="00C65E92" w:rsidRPr="000C6CA7" w:rsidRDefault="00C65E92">
            <w:pPr>
              <w:rPr>
                <w:rFonts w:ascii="Arial" w:hAnsi="Arial"/>
              </w:rPr>
            </w:pPr>
            <w:r>
              <w:rPr>
                <w:rFonts w:ascii="Arial" w:hAnsi="Arial"/>
              </w:rPr>
              <w:t>Start Analysis</w:t>
            </w:r>
          </w:p>
        </w:tc>
      </w:tr>
      <w:tr w:rsidR="00C65E92" w:rsidRPr="00C65E92" w14:paraId="16560631" w14:textId="77777777" w:rsidTr="1626D3F6">
        <w:tc>
          <w:tcPr>
            <w:tcW w:w="3261" w:type="dxa"/>
            <w:vAlign w:val="center"/>
          </w:tcPr>
          <w:p w14:paraId="3398B3DD" w14:textId="77777777" w:rsidR="00C65E92" w:rsidRPr="000C6CA7" w:rsidRDefault="00C65E92" w:rsidP="002375FA">
            <w:pPr>
              <w:jc w:val="center"/>
              <w:rPr>
                <w:rFonts w:ascii="Arial" w:hAnsi="Arial"/>
                <w:b/>
                <w:bCs/>
              </w:rPr>
            </w:pPr>
            <w:r>
              <w:rPr>
                <w:rFonts w:ascii="Arial" w:hAnsi="Arial"/>
                <w:b/>
                <w:bCs/>
              </w:rPr>
              <w:t>Scenario</w:t>
            </w:r>
          </w:p>
        </w:tc>
        <w:tc>
          <w:tcPr>
            <w:tcW w:w="8080" w:type="dxa"/>
            <w:gridSpan w:val="2"/>
          </w:tcPr>
          <w:p w14:paraId="0438E92D" w14:textId="77777777" w:rsidR="00C65E92" w:rsidRPr="000C6CA7" w:rsidRDefault="00C65E92">
            <w:pPr>
              <w:rPr>
                <w:rFonts w:ascii="Arial" w:hAnsi="Arial"/>
              </w:rPr>
            </w:pPr>
            <w:r>
              <w:rPr>
                <w:rFonts w:ascii="Arial" w:hAnsi="Arial"/>
              </w:rPr>
              <w:t>Marketing team user starts an analysis</w:t>
            </w:r>
          </w:p>
        </w:tc>
      </w:tr>
      <w:tr w:rsidR="00C65E92" w:rsidRPr="00C65E92" w14:paraId="5F6BF8C8" w14:textId="77777777" w:rsidTr="1626D3F6">
        <w:trPr>
          <w:trHeight w:val="251"/>
        </w:trPr>
        <w:tc>
          <w:tcPr>
            <w:tcW w:w="3261" w:type="dxa"/>
            <w:vAlign w:val="center"/>
          </w:tcPr>
          <w:p w14:paraId="7D384B08" w14:textId="77777777" w:rsidR="00C65E92" w:rsidRPr="000C6CA7" w:rsidRDefault="00C65E92" w:rsidP="002375FA">
            <w:pPr>
              <w:jc w:val="center"/>
              <w:rPr>
                <w:rFonts w:ascii="Arial" w:hAnsi="Arial"/>
                <w:b/>
                <w:bCs/>
              </w:rPr>
            </w:pPr>
            <w:r>
              <w:rPr>
                <w:rFonts w:ascii="Arial" w:hAnsi="Arial"/>
                <w:b/>
                <w:bCs/>
              </w:rPr>
              <w:t>Triggering Event</w:t>
            </w:r>
          </w:p>
        </w:tc>
        <w:tc>
          <w:tcPr>
            <w:tcW w:w="8080" w:type="dxa"/>
            <w:gridSpan w:val="2"/>
          </w:tcPr>
          <w:p w14:paraId="73A36BD0" w14:textId="77777777" w:rsidR="00C65E92" w:rsidRPr="000C6CA7" w:rsidRDefault="00C65E92" w:rsidP="1626D3F6">
            <w:pPr>
              <w:rPr>
                <w:rFonts w:ascii="Arial" w:hAnsi="Arial"/>
                <w:lang w:val="en-US"/>
              </w:rPr>
            </w:pPr>
            <w:r>
              <w:rPr>
                <w:rFonts w:ascii="Arial" w:hAnsi="Arial"/>
                <w:lang w:val="en-US"/>
              </w:rPr>
              <w:t>Marketing team user click the “Start Analysis” button on the dashboard</w:t>
            </w:r>
          </w:p>
        </w:tc>
      </w:tr>
      <w:tr w:rsidR="00C65E92" w:rsidRPr="00C65E92" w14:paraId="01F9CAA9" w14:textId="77777777" w:rsidTr="1626D3F6">
        <w:tc>
          <w:tcPr>
            <w:tcW w:w="3261" w:type="dxa"/>
            <w:vAlign w:val="center"/>
          </w:tcPr>
          <w:p w14:paraId="4C33F1FD" w14:textId="77777777" w:rsidR="00C65E92" w:rsidRPr="000C6CA7" w:rsidRDefault="00C65E92" w:rsidP="002375FA">
            <w:pPr>
              <w:jc w:val="center"/>
              <w:rPr>
                <w:rFonts w:ascii="Arial" w:hAnsi="Arial"/>
                <w:b/>
                <w:bCs/>
              </w:rPr>
            </w:pPr>
            <w:r>
              <w:rPr>
                <w:rFonts w:ascii="Arial" w:hAnsi="Arial"/>
                <w:b/>
                <w:bCs/>
              </w:rPr>
              <w:t>Brief Description</w:t>
            </w:r>
          </w:p>
        </w:tc>
        <w:tc>
          <w:tcPr>
            <w:tcW w:w="8080" w:type="dxa"/>
            <w:gridSpan w:val="2"/>
          </w:tcPr>
          <w:p w14:paraId="7FD74EDF" w14:textId="77777777" w:rsidR="00C65E92" w:rsidRPr="000C6CA7" w:rsidRDefault="00C65E92" w:rsidP="1626D3F6">
            <w:pPr>
              <w:rPr>
                <w:rFonts w:ascii="Arial" w:hAnsi="Arial"/>
                <w:lang w:val="en-US"/>
              </w:rPr>
            </w:pPr>
            <w:r>
              <w:rPr>
                <w:rFonts w:ascii="Arial" w:hAnsi="Arial"/>
                <w:lang w:val="en-US"/>
              </w:rPr>
              <w:t>This use case allows marketing team employees to initiate automated sentiment analysis on social media posts related to their brand. The system collects posts from specified sources, analyzes them using LLM-based processing to extract sentiment, emotions, and aspects, then aggregates the results into a comprehensive brand status report.</w:t>
            </w:r>
          </w:p>
        </w:tc>
      </w:tr>
      <w:tr w:rsidR="00C65E92" w:rsidRPr="00C65E92" w14:paraId="612BF41D" w14:textId="77777777" w:rsidTr="1626D3F6">
        <w:tc>
          <w:tcPr>
            <w:tcW w:w="3261" w:type="dxa"/>
            <w:vAlign w:val="center"/>
          </w:tcPr>
          <w:p w14:paraId="66E05C6E" w14:textId="77777777" w:rsidR="00C65E92" w:rsidRPr="000C6CA7" w:rsidRDefault="00C65E92" w:rsidP="002375FA">
            <w:pPr>
              <w:jc w:val="center"/>
              <w:rPr>
                <w:rFonts w:ascii="Arial" w:hAnsi="Arial"/>
                <w:b/>
                <w:bCs/>
              </w:rPr>
            </w:pPr>
            <w:r>
              <w:rPr>
                <w:rFonts w:ascii="Arial" w:hAnsi="Arial"/>
                <w:b/>
                <w:bCs/>
              </w:rPr>
              <w:t>Actors</w:t>
            </w:r>
          </w:p>
        </w:tc>
        <w:tc>
          <w:tcPr>
            <w:tcW w:w="8080" w:type="dxa"/>
            <w:gridSpan w:val="2"/>
          </w:tcPr>
          <w:p w14:paraId="4846DA27" w14:textId="77777777" w:rsidR="00C65E92" w:rsidRPr="000C6CA7" w:rsidRDefault="00C65E92">
            <w:pPr>
              <w:rPr>
                <w:rFonts w:ascii="Arial" w:hAnsi="Arial"/>
              </w:rPr>
            </w:pPr>
            <w:r>
              <w:rPr>
                <w:rFonts w:ascii="Arial" w:hAnsi="Arial"/>
              </w:rPr>
              <w:t>Marketing Team User</w:t>
            </w:r>
          </w:p>
        </w:tc>
      </w:tr>
      <w:tr w:rsidR="00C65E92" w:rsidRPr="00C65E92" w14:paraId="50E79B3C" w14:textId="77777777" w:rsidTr="1626D3F6">
        <w:tc>
          <w:tcPr>
            <w:tcW w:w="3261" w:type="dxa"/>
            <w:vAlign w:val="center"/>
          </w:tcPr>
          <w:p w14:paraId="6E40F697" w14:textId="77777777" w:rsidR="00C65E92" w:rsidRPr="000C6CA7" w:rsidRDefault="00C65E92" w:rsidP="002375FA">
            <w:pPr>
              <w:jc w:val="center"/>
              <w:rPr>
                <w:rFonts w:ascii="Arial" w:hAnsi="Arial"/>
                <w:b/>
                <w:bCs/>
              </w:rPr>
            </w:pPr>
            <w:r>
              <w:rPr>
                <w:rFonts w:ascii="Arial" w:hAnsi="Arial"/>
                <w:b/>
                <w:bCs/>
              </w:rPr>
              <w:t>Related Use Cases (if any)</w:t>
            </w:r>
          </w:p>
        </w:tc>
        <w:tc>
          <w:tcPr>
            <w:tcW w:w="8080" w:type="dxa"/>
            <w:gridSpan w:val="2"/>
          </w:tcPr>
          <w:p w14:paraId="4D40FAF0" w14:textId="77777777" w:rsidR="00C65E92" w:rsidRPr="000C6CA7" w:rsidRDefault="00C65E92">
            <w:pPr>
              <w:rPr>
                <w:rFonts w:ascii="Arial" w:hAnsi="Arial"/>
              </w:rPr>
            </w:pPr>
            <w:r>
              <w:rPr>
                <w:rFonts w:ascii="Arial" w:hAnsi="Arial"/>
              </w:rPr>
              <w:t>None</w:t>
            </w:r>
          </w:p>
        </w:tc>
      </w:tr>
      <w:tr w:rsidR="00C65E92" w:rsidRPr="00C65E92" w14:paraId="3B10BA0A" w14:textId="77777777" w:rsidTr="1626D3F6">
        <w:tc>
          <w:tcPr>
            <w:tcW w:w="3261" w:type="dxa"/>
            <w:vAlign w:val="center"/>
          </w:tcPr>
          <w:p w14:paraId="603B22AA" w14:textId="77777777" w:rsidR="00C65E92" w:rsidRPr="000C6CA7" w:rsidRDefault="00C65E92" w:rsidP="002375FA">
            <w:pPr>
              <w:jc w:val="center"/>
              <w:rPr>
                <w:rFonts w:ascii="Arial" w:hAnsi="Arial"/>
                <w:b/>
                <w:bCs/>
              </w:rPr>
            </w:pPr>
            <w:r>
              <w:rPr>
                <w:rFonts w:ascii="Arial" w:hAnsi="Arial"/>
                <w:b/>
                <w:bCs/>
              </w:rPr>
              <w:t>Preconditions</w:t>
            </w:r>
          </w:p>
        </w:tc>
        <w:tc>
          <w:tcPr>
            <w:tcW w:w="8080" w:type="dxa"/>
            <w:gridSpan w:val="2"/>
          </w:tcPr>
          <w:p w14:paraId="57ADB3BD" w14:textId="77777777" w:rsidR="00C65E92" w:rsidRPr="000C6CA7" w:rsidRDefault="00C65E92" w:rsidP="00083E66">
            <w:pPr>
              <w:numPr>
                <w:ilvl w:val="0"/>
                <w:numId w:val="5"/>
              </w:numPr>
              <w:contextualSpacing/>
              <w:rPr>
                <w:rFonts w:ascii="Arial" w:hAnsi="Arial"/>
              </w:rPr>
            </w:pPr>
            <w:r>
              <w:rPr>
                <w:rFonts w:ascii="Arial" w:hAnsi="Arial"/>
              </w:rPr>
              <w:t>System must have connectivity to social media API</w:t>
            </w:r>
          </w:p>
          <w:p w14:paraId="3DD54DA6" w14:textId="77777777" w:rsidR="00C65E92" w:rsidRPr="000C6CA7" w:rsidRDefault="00C65E92" w:rsidP="00083E66">
            <w:pPr>
              <w:numPr>
                <w:ilvl w:val="0"/>
                <w:numId w:val="5"/>
              </w:numPr>
              <w:contextualSpacing/>
              <w:rPr>
                <w:rFonts w:ascii="Arial" w:hAnsi="Arial"/>
              </w:rPr>
            </w:pPr>
            <w:r>
              <w:rPr>
                <w:rFonts w:ascii="Arial" w:hAnsi="Arial"/>
              </w:rPr>
              <w:t>LLM Analyzer service must be operational</w:t>
            </w:r>
          </w:p>
        </w:tc>
      </w:tr>
      <w:tr w:rsidR="00C65E92" w:rsidRPr="00C65E92" w14:paraId="7C4705A6" w14:textId="77777777" w:rsidTr="1626D3F6">
        <w:tc>
          <w:tcPr>
            <w:tcW w:w="3261" w:type="dxa"/>
            <w:vAlign w:val="center"/>
          </w:tcPr>
          <w:p w14:paraId="0BBDD838" w14:textId="77777777" w:rsidR="00C65E92" w:rsidRPr="000C6CA7" w:rsidRDefault="00C65E92" w:rsidP="002375FA">
            <w:pPr>
              <w:jc w:val="center"/>
              <w:rPr>
                <w:rFonts w:ascii="Arial" w:hAnsi="Arial"/>
                <w:b/>
                <w:bCs/>
              </w:rPr>
            </w:pPr>
            <w:r>
              <w:rPr>
                <w:rFonts w:ascii="Arial" w:hAnsi="Arial"/>
                <w:b/>
                <w:bCs/>
              </w:rPr>
              <w:t>Postconditions</w:t>
            </w:r>
          </w:p>
        </w:tc>
        <w:tc>
          <w:tcPr>
            <w:tcW w:w="8080" w:type="dxa"/>
            <w:gridSpan w:val="2"/>
          </w:tcPr>
          <w:p w14:paraId="0D1C93DE" w14:textId="77777777" w:rsidR="00C65E92" w:rsidRPr="000C6CA7" w:rsidRDefault="00C65E92" w:rsidP="00083E66">
            <w:pPr>
              <w:numPr>
                <w:ilvl w:val="0"/>
                <w:numId w:val="5"/>
              </w:numPr>
              <w:contextualSpacing/>
              <w:rPr>
                <w:rFonts w:ascii="Arial" w:hAnsi="Arial"/>
              </w:rPr>
            </w:pPr>
            <w:r>
              <w:rPr>
                <w:rFonts w:ascii="Arial" w:hAnsi="Arial"/>
              </w:rPr>
              <w:t>Analysis report is generated and stored in the database</w:t>
            </w:r>
          </w:p>
          <w:p w14:paraId="1C6175FB" w14:textId="77777777" w:rsidR="00C65E92" w:rsidRPr="000C6CA7" w:rsidRDefault="00C65E92" w:rsidP="00083E66">
            <w:pPr>
              <w:numPr>
                <w:ilvl w:val="0"/>
                <w:numId w:val="5"/>
              </w:numPr>
              <w:contextualSpacing/>
              <w:rPr>
                <w:rFonts w:ascii="Arial" w:hAnsi="Arial"/>
              </w:rPr>
            </w:pPr>
            <w:r>
              <w:rPr>
                <w:rFonts w:ascii="Arial" w:hAnsi="Arial"/>
              </w:rPr>
              <w:t>Dashboard displays “Analysis Complete” status message</w:t>
            </w:r>
          </w:p>
          <w:p w14:paraId="61F7D8DA" w14:textId="77777777" w:rsidR="00C65E92" w:rsidRPr="000C6CA7" w:rsidRDefault="00C65E92" w:rsidP="00083E66">
            <w:pPr>
              <w:numPr>
                <w:ilvl w:val="0"/>
                <w:numId w:val="5"/>
              </w:numPr>
              <w:contextualSpacing/>
              <w:rPr>
                <w:rFonts w:ascii="Arial" w:hAnsi="Arial"/>
              </w:rPr>
            </w:pPr>
            <w:r>
              <w:rPr>
                <w:rFonts w:ascii="Arial" w:hAnsi="Arial"/>
              </w:rPr>
              <w:t>“View Results” button is enabled to the user</w:t>
            </w:r>
          </w:p>
        </w:tc>
      </w:tr>
      <w:tr w:rsidR="00C65E92" w:rsidRPr="00C65E92" w14:paraId="0C3EAB60" w14:textId="77777777" w:rsidTr="1626D3F6">
        <w:tc>
          <w:tcPr>
            <w:tcW w:w="3261" w:type="dxa"/>
            <w:vMerge w:val="restart"/>
            <w:vAlign w:val="center"/>
          </w:tcPr>
          <w:p w14:paraId="4BB0A512" w14:textId="77777777" w:rsidR="00C65E92" w:rsidRPr="000C6CA7" w:rsidRDefault="00C65E92" w:rsidP="002375FA">
            <w:pPr>
              <w:jc w:val="center"/>
              <w:rPr>
                <w:rFonts w:ascii="Arial" w:hAnsi="Arial"/>
                <w:b/>
                <w:bCs/>
              </w:rPr>
            </w:pPr>
            <w:r>
              <w:rPr>
                <w:rFonts w:ascii="Arial" w:hAnsi="Arial"/>
                <w:b/>
                <w:bCs/>
              </w:rPr>
              <w:t>Flow of Activities</w:t>
            </w:r>
          </w:p>
        </w:tc>
        <w:tc>
          <w:tcPr>
            <w:tcW w:w="3898" w:type="dxa"/>
          </w:tcPr>
          <w:p w14:paraId="52B96F71" w14:textId="77777777" w:rsidR="00C65E92" w:rsidRPr="000C6CA7" w:rsidRDefault="00C65E92">
            <w:pPr>
              <w:jc w:val="center"/>
              <w:rPr>
                <w:rFonts w:ascii="Arial" w:hAnsi="Arial"/>
                <w:b/>
                <w:bCs/>
              </w:rPr>
            </w:pPr>
            <w:r>
              <w:rPr>
                <w:rFonts w:ascii="Arial" w:hAnsi="Arial"/>
                <w:b/>
                <w:bCs/>
              </w:rPr>
              <w:t>Marketing Team User</w:t>
            </w:r>
          </w:p>
        </w:tc>
        <w:tc>
          <w:tcPr>
            <w:tcW w:w="4182" w:type="dxa"/>
          </w:tcPr>
          <w:p w14:paraId="2EF51BF7" w14:textId="77777777" w:rsidR="00C65E92" w:rsidRPr="000C6CA7" w:rsidRDefault="00C65E92">
            <w:pPr>
              <w:jc w:val="center"/>
              <w:rPr>
                <w:rFonts w:ascii="Arial" w:hAnsi="Arial"/>
                <w:b/>
              </w:rPr>
            </w:pPr>
            <w:r>
              <w:rPr>
                <w:rFonts w:ascii="Arial" w:hAnsi="Arial"/>
                <w:b/>
              </w:rPr>
              <w:t>System</w:t>
            </w:r>
          </w:p>
        </w:tc>
      </w:tr>
      <w:tr w:rsidR="00C65E92" w:rsidRPr="00C65E92" w14:paraId="765BC7EB" w14:textId="77777777" w:rsidTr="1626D3F6">
        <w:tc>
          <w:tcPr>
            <w:tcW w:w="3261" w:type="dxa"/>
            <w:vMerge/>
            <w:vAlign w:val="center"/>
          </w:tcPr>
          <w:p w14:paraId="5B4130C7" w14:textId="77777777" w:rsidR="00C65E92" w:rsidRPr="000C6CA7" w:rsidRDefault="00C65E92" w:rsidP="002375FA">
            <w:pPr>
              <w:jc w:val="center"/>
              <w:rPr>
                <w:rFonts w:ascii="Arial" w:hAnsi="Arial"/>
                <w:b/>
                <w:bCs/>
              </w:rPr>
            </w:pPr>
          </w:p>
        </w:tc>
        <w:tc>
          <w:tcPr>
            <w:tcW w:w="3898" w:type="dxa"/>
          </w:tcPr>
          <w:p w14:paraId="6EF93741" w14:textId="77777777" w:rsidR="00C65E92" w:rsidRPr="000C6CA7" w:rsidRDefault="00C65E92">
            <w:pPr>
              <w:tabs>
                <w:tab w:val="left" w:pos="1084"/>
              </w:tabs>
              <w:rPr>
                <w:rFonts w:ascii="Arial" w:hAnsi="Arial"/>
                <w:b/>
                <w:bCs/>
              </w:rPr>
            </w:pPr>
          </w:p>
          <w:p w14:paraId="69C9A735" w14:textId="77777777" w:rsidR="00C65E92" w:rsidRPr="000C6CA7" w:rsidRDefault="00C65E92" w:rsidP="00083E66">
            <w:pPr>
              <w:numPr>
                <w:ilvl w:val="0"/>
                <w:numId w:val="6"/>
              </w:numPr>
              <w:contextualSpacing/>
              <w:rPr>
                <w:rFonts w:ascii="Arial" w:hAnsi="Arial"/>
              </w:rPr>
            </w:pPr>
            <w:r>
              <w:rPr>
                <w:rFonts w:ascii="Arial" w:hAnsi="Arial"/>
              </w:rPr>
              <w:t>Clicks “Start Analysis” button</w:t>
            </w:r>
          </w:p>
          <w:p w14:paraId="782079FC" w14:textId="77777777" w:rsidR="00C65E92" w:rsidRPr="000C6CA7" w:rsidRDefault="00C65E92" w:rsidP="00083E66">
            <w:pPr>
              <w:numPr>
                <w:ilvl w:val="0"/>
                <w:numId w:val="6"/>
              </w:numPr>
              <w:contextualSpacing/>
              <w:rPr>
                <w:rFonts w:ascii="Arial" w:hAnsi="Arial"/>
              </w:rPr>
            </w:pPr>
            <w:r>
              <w:rPr>
                <w:rFonts w:ascii="Arial" w:hAnsi="Arial"/>
              </w:rPr>
              <w:t>Fills in config form</w:t>
            </w:r>
          </w:p>
          <w:p w14:paraId="10F4C1AB" w14:textId="77777777" w:rsidR="00C65E92" w:rsidRPr="000C6CA7" w:rsidRDefault="00C65E92" w:rsidP="00083E66">
            <w:pPr>
              <w:numPr>
                <w:ilvl w:val="0"/>
                <w:numId w:val="6"/>
              </w:numPr>
              <w:contextualSpacing/>
              <w:rPr>
                <w:rFonts w:ascii="Arial" w:hAnsi="Arial"/>
              </w:rPr>
            </w:pPr>
            <w:r>
              <w:rPr>
                <w:rFonts w:ascii="Arial" w:hAnsi="Arial"/>
              </w:rPr>
              <w:t>Submits analysis request</w:t>
            </w:r>
          </w:p>
          <w:p w14:paraId="18B68009" w14:textId="77777777" w:rsidR="00C65E92" w:rsidRPr="000C6CA7" w:rsidRDefault="00C65E92" w:rsidP="00083E66">
            <w:pPr>
              <w:numPr>
                <w:ilvl w:val="0"/>
                <w:numId w:val="6"/>
              </w:numPr>
              <w:contextualSpacing/>
              <w:rPr>
                <w:rFonts w:ascii="Arial" w:hAnsi="Arial"/>
              </w:rPr>
            </w:pPr>
            <w:r>
              <w:rPr>
                <w:rFonts w:ascii="Arial" w:hAnsi="Arial"/>
              </w:rPr>
              <w:t>Wait for analysis to complete</w:t>
            </w:r>
          </w:p>
          <w:p w14:paraId="2C5A949D" w14:textId="77777777" w:rsidR="00C65E92" w:rsidRPr="000C6CA7" w:rsidRDefault="00C65E92" w:rsidP="00083E66">
            <w:pPr>
              <w:numPr>
                <w:ilvl w:val="0"/>
                <w:numId w:val="6"/>
              </w:numPr>
              <w:contextualSpacing/>
              <w:rPr>
                <w:rFonts w:ascii="Arial" w:hAnsi="Arial"/>
              </w:rPr>
            </w:pPr>
            <w:r>
              <w:rPr>
                <w:rFonts w:ascii="Arial" w:hAnsi="Arial"/>
              </w:rPr>
              <w:t>View “Analysis Complete” message</w:t>
            </w:r>
          </w:p>
          <w:p w14:paraId="2A041F7B" w14:textId="77777777" w:rsidR="00C65E92" w:rsidRPr="000C6CA7" w:rsidRDefault="00C65E92" w:rsidP="00083E66">
            <w:pPr>
              <w:numPr>
                <w:ilvl w:val="0"/>
                <w:numId w:val="6"/>
              </w:numPr>
              <w:contextualSpacing/>
              <w:rPr>
                <w:rFonts w:ascii="Arial" w:hAnsi="Arial"/>
              </w:rPr>
            </w:pPr>
            <w:r>
              <w:rPr>
                <w:rFonts w:ascii="Arial" w:hAnsi="Arial"/>
              </w:rPr>
              <w:t>Clicks “View Results” to access report</w:t>
            </w:r>
          </w:p>
        </w:tc>
        <w:tc>
          <w:tcPr>
            <w:tcW w:w="4182" w:type="dxa"/>
          </w:tcPr>
          <w:p w14:paraId="7B38805B" w14:textId="77777777" w:rsidR="00C65E92" w:rsidRPr="000C6CA7" w:rsidRDefault="00C65E92">
            <w:pPr>
              <w:rPr>
                <w:rFonts w:ascii="Arial" w:hAnsi="Arial"/>
              </w:rPr>
            </w:pPr>
          </w:p>
          <w:p w14:paraId="41A1189F" w14:textId="77777777" w:rsidR="00C65E92" w:rsidRPr="000C6CA7" w:rsidRDefault="00C65E92" w:rsidP="00083E66">
            <w:pPr>
              <w:numPr>
                <w:ilvl w:val="1"/>
                <w:numId w:val="7"/>
              </w:numPr>
              <w:contextualSpacing/>
              <w:rPr>
                <w:rFonts w:ascii="Arial" w:hAnsi="Arial"/>
              </w:rPr>
            </w:pPr>
            <w:r>
              <w:rPr>
                <w:rFonts w:ascii="Arial" w:hAnsi="Arial"/>
              </w:rPr>
              <w:t>Displays analysis config form to user</w:t>
            </w:r>
          </w:p>
          <w:p w14:paraId="5C3A6573" w14:textId="77777777" w:rsidR="00C65E92" w:rsidRPr="000C6CA7" w:rsidRDefault="00C65E92">
            <w:pPr>
              <w:rPr>
                <w:rFonts w:ascii="Arial" w:hAnsi="Arial"/>
              </w:rPr>
            </w:pPr>
            <w:r>
              <w:rPr>
                <w:rFonts w:ascii="Arial" w:hAnsi="Arial"/>
              </w:rPr>
              <w:t xml:space="preserve">2.1 Validate input parameters </w:t>
            </w:r>
          </w:p>
          <w:p w14:paraId="4752D6E0" w14:textId="77777777" w:rsidR="00C65E92" w:rsidRPr="000C6CA7" w:rsidRDefault="00C65E92">
            <w:pPr>
              <w:rPr>
                <w:rFonts w:ascii="Arial" w:hAnsi="Arial"/>
              </w:rPr>
            </w:pPr>
            <w:r>
              <w:rPr>
                <w:rFonts w:ascii="Arial" w:hAnsi="Arial"/>
              </w:rPr>
              <w:t>3.1 Retrieve brand details and keywords</w:t>
            </w:r>
          </w:p>
          <w:p w14:paraId="500A3102" w14:textId="77777777" w:rsidR="00C65E92" w:rsidRPr="000C6CA7" w:rsidRDefault="00C65E92">
            <w:pPr>
              <w:rPr>
                <w:rFonts w:ascii="Arial" w:hAnsi="Arial"/>
              </w:rPr>
            </w:pPr>
            <w:r>
              <w:rPr>
                <w:rFonts w:ascii="Arial" w:hAnsi="Arial"/>
              </w:rPr>
              <w:t>3.2 Display “Analysis Started” message</w:t>
            </w:r>
          </w:p>
          <w:p w14:paraId="3206E734" w14:textId="77777777" w:rsidR="00C65E92" w:rsidRPr="000C6CA7" w:rsidRDefault="00C65E92">
            <w:pPr>
              <w:rPr>
                <w:rFonts w:ascii="Arial" w:hAnsi="Arial"/>
              </w:rPr>
            </w:pPr>
            <w:r>
              <w:rPr>
                <w:rFonts w:ascii="Arial" w:hAnsi="Arial"/>
              </w:rPr>
              <w:t>4.1 Collect posts from social media</w:t>
            </w:r>
          </w:p>
          <w:p w14:paraId="4DE088B0" w14:textId="77777777" w:rsidR="00C65E92" w:rsidRPr="000C6CA7" w:rsidRDefault="00C65E92">
            <w:pPr>
              <w:rPr>
                <w:rFonts w:ascii="Arial" w:hAnsi="Arial"/>
              </w:rPr>
            </w:pPr>
            <w:r>
              <w:rPr>
                <w:rFonts w:ascii="Arial" w:hAnsi="Arial"/>
              </w:rPr>
              <w:t>4.2 Send posts to LLM analyzer</w:t>
            </w:r>
          </w:p>
          <w:p w14:paraId="39E896C3" w14:textId="77777777" w:rsidR="00C65E92" w:rsidRPr="000C6CA7" w:rsidRDefault="00C65E92">
            <w:pPr>
              <w:rPr>
                <w:rFonts w:ascii="Arial" w:hAnsi="Arial"/>
              </w:rPr>
            </w:pPr>
            <w:r>
              <w:rPr>
                <w:rFonts w:ascii="Arial" w:hAnsi="Arial"/>
              </w:rPr>
              <w:t>4.3 Receive results and generate report</w:t>
            </w:r>
          </w:p>
          <w:p w14:paraId="2AEC93FA" w14:textId="77777777" w:rsidR="00C65E92" w:rsidRPr="000C6CA7" w:rsidRDefault="00C65E92">
            <w:pPr>
              <w:rPr>
                <w:rFonts w:ascii="Arial" w:hAnsi="Arial"/>
              </w:rPr>
            </w:pPr>
            <w:r>
              <w:rPr>
                <w:rFonts w:ascii="Arial" w:hAnsi="Arial"/>
              </w:rPr>
              <w:t>5.1 Display “Analysis Complete” message</w:t>
            </w:r>
          </w:p>
          <w:p w14:paraId="50F5AF31" w14:textId="77777777" w:rsidR="00C65E92" w:rsidRPr="000C6CA7" w:rsidRDefault="00C65E92">
            <w:pPr>
              <w:rPr>
                <w:rFonts w:ascii="Arial" w:hAnsi="Arial"/>
              </w:rPr>
            </w:pPr>
            <w:r>
              <w:rPr>
                <w:rFonts w:ascii="Arial" w:hAnsi="Arial"/>
              </w:rPr>
              <w:t>6.1 Retrieve and display complete report</w:t>
            </w:r>
          </w:p>
          <w:p w14:paraId="7C4ECEAD" w14:textId="77777777" w:rsidR="00C65E92" w:rsidRPr="000C6CA7" w:rsidRDefault="00C65E92">
            <w:pPr>
              <w:ind w:left="360"/>
              <w:contextualSpacing/>
              <w:rPr>
                <w:rFonts w:ascii="Arial" w:hAnsi="Arial"/>
              </w:rPr>
            </w:pPr>
          </w:p>
        </w:tc>
      </w:tr>
      <w:tr w:rsidR="00C65E92" w:rsidRPr="00C65E92" w14:paraId="18A6612A" w14:textId="77777777" w:rsidTr="1626D3F6">
        <w:tc>
          <w:tcPr>
            <w:tcW w:w="3261" w:type="dxa"/>
            <w:vAlign w:val="center"/>
          </w:tcPr>
          <w:p w14:paraId="3A1172FD" w14:textId="77777777" w:rsidR="00C65E92" w:rsidRPr="000C6CA7" w:rsidRDefault="00C65E92" w:rsidP="002375FA">
            <w:pPr>
              <w:jc w:val="center"/>
              <w:rPr>
                <w:rFonts w:ascii="Arial" w:hAnsi="Arial"/>
                <w:b/>
                <w:bCs/>
              </w:rPr>
            </w:pPr>
            <w:r>
              <w:rPr>
                <w:rFonts w:ascii="Arial" w:hAnsi="Arial"/>
                <w:b/>
                <w:bCs/>
              </w:rPr>
              <w:t>Exception Conditions</w:t>
            </w:r>
          </w:p>
        </w:tc>
        <w:tc>
          <w:tcPr>
            <w:tcW w:w="8080" w:type="dxa"/>
            <w:gridSpan w:val="2"/>
          </w:tcPr>
          <w:p w14:paraId="4A752E0C" w14:textId="77777777" w:rsidR="00C65E92" w:rsidRPr="000C6CA7" w:rsidRDefault="00C65E92">
            <w:pPr>
              <w:rPr>
                <w:rFonts w:ascii="Arial" w:hAnsi="Arial"/>
              </w:rPr>
            </w:pPr>
            <w:r>
              <w:rPr>
                <w:rFonts w:ascii="Arial" w:hAnsi="Arial"/>
              </w:rPr>
              <w:t>E2.1 Invalid Input</w:t>
            </w:r>
          </w:p>
          <w:p w14:paraId="0C746FE8" w14:textId="77777777" w:rsidR="00C65E92" w:rsidRPr="000C6CA7" w:rsidRDefault="00C65E92">
            <w:pPr>
              <w:rPr>
                <w:rFonts w:ascii="Arial" w:hAnsi="Arial"/>
              </w:rPr>
            </w:pPr>
            <w:r>
              <w:rPr>
                <w:rFonts w:ascii="Arial" w:hAnsi="Arial"/>
              </w:rPr>
              <w:t>E4.1 Social media API failure</w:t>
            </w:r>
          </w:p>
          <w:p w14:paraId="69F5E02F" w14:textId="77777777" w:rsidR="00C65E92" w:rsidRPr="000C6CA7" w:rsidRDefault="00C65E92" w:rsidP="00C65E92">
            <w:pPr>
              <w:keepNext/>
              <w:rPr>
                <w:rFonts w:ascii="Arial" w:hAnsi="Arial"/>
              </w:rPr>
            </w:pPr>
            <w:r>
              <w:rPr>
                <w:rFonts w:ascii="Arial" w:hAnsi="Arial"/>
              </w:rPr>
              <w:t>E4.2 LLM analyzer unavailable</w:t>
            </w:r>
          </w:p>
        </w:tc>
      </w:tr>
    </w:tbl>
    <w:p w14:paraId="41EA45ED" w14:textId="77777777" w:rsidR="00C65E92" w:rsidRDefault="00C65E92" w:rsidP="00C65E92">
      <w:pPr>
        <w:pStyle w:val="Caption"/>
      </w:pPr>
      <w:bookmarkStart w:id="100" w:name="_Toc229695721"/>
      <w:r>
        <w:t xml:space="preserve">Table </w:t>
      </w:r>
      <w:r>
        <w:fldChar w:fldCharType="begin"/>
      </w:r>
      <w:r>
        <w:instrText xml:space="preserve"> SEQ Table \* ARABIC </w:instrText>
      </w:r>
      <w:r>
        <w:fldChar w:fldCharType="separate"/>
      </w:r>
      <w:r>
        <w:rPr>
          <w:noProof/>
        </w:rPr>
        <w:t>4</w:t>
      </w:r>
      <w:r>
        <w:fldChar w:fldCharType="end"/>
      </w:r>
      <w:r>
        <w:t>: Start Analysis Use Case Description</w:t>
      </w:r>
      <w:bookmarkEnd w:id="100"/>
    </w:p>
    <w:p w14:paraId="53895B61" w14:textId="77777777" w:rsidR="000C6CA7" w:rsidRPr="000C6CA7" w:rsidRDefault="000C6CA7" w:rsidP="000C6CA7">
      <w:pPr>
        <w:rPr>
          <w:lang w:val="en-US"/>
        </w:rPr>
      </w:pPr>
      <w:r>
        <w:rPr>
          <w:lang w:val="en-US"/>
        </w:rPr>
        <w:br w:type="page"/>
      </w:r>
    </w:p>
    <w:tbl>
      <w:tblPr>
        <w:tblStyle w:val="TableGrid"/>
        <w:tblW w:w="0" w:type="auto"/>
        <w:tblLook w:val="04A0" w:firstRow="1" w:lastRow="0" w:firstColumn="1" w:lastColumn="0" w:noHBand="0" w:noVBand="1"/>
      </w:tblPr>
      <w:tblGrid>
        <w:gridCol w:w="2956"/>
        <w:gridCol w:w="3411"/>
        <w:gridCol w:w="3595"/>
      </w:tblGrid>
      <w:tr w:rsidR="002375FA" w:rsidRPr="00C43E62" w14:paraId="298A215E" w14:textId="77777777" w:rsidTr="1626D3F6">
        <w:tc>
          <w:tcPr>
            <w:tcW w:w="3261" w:type="dxa"/>
            <w:vAlign w:val="center"/>
          </w:tcPr>
          <w:p w14:paraId="5783809D" w14:textId="77777777" w:rsidR="002375FA" w:rsidRPr="000C6CA7" w:rsidRDefault="002375FA" w:rsidP="002375FA">
            <w:pPr>
              <w:jc w:val="center"/>
              <w:rPr>
                <w:rFonts w:ascii="Arial" w:hAnsi="Arial"/>
                <w:b/>
                <w:bCs/>
              </w:rPr>
            </w:pPr>
            <w:r>
              <w:rPr>
                <w:rFonts w:ascii="Arial" w:hAnsi="Arial"/>
                <w:b/>
                <w:bCs/>
              </w:rPr>
              <w:lastRenderedPageBreak/>
              <w:t>Use Case Name</w:t>
            </w:r>
          </w:p>
        </w:tc>
        <w:tc>
          <w:tcPr>
            <w:tcW w:w="8080" w:type="dxa"/>
            <w:gridSpan w:val="2"/>
          </w:tcPr>
          <w:p w14:paraId="6AE9E1D9" w14:textId="77777777" w:rsidR="002375FA" w:rsidRPr="000C6CA7" w:rsidRDefault="002375FA">
            <w:pPr>
              <w:rPr>
                <w:rFonts w:ascii="Arial" w:hAnsi="Arial"/>
                <w:b/>
                <w:bCs/>
              </w:rPr>
            </w:pPr>
            <w:r>
              <w:rPr>
                <w:rFonts w:ascii="Arial" w:hAnsi="Arial"/>
                <w:b/>
                <w:bCs/>
              </w:rPr>
              <w:t>View Result</w:t>
            </w:r>
          </w:p>
        </w:tc>
      </w:tr>
      <w:tr w:rsidR="002375FA" w:rsidRPr="00C43E62" w14:paraId="53305F42" w14:textId="77777777" w:rsidTr="1626D3F6">
        <w:tc>
          <w:tcPr>
            <w:tcW w:w="3261" w:type="dxa"/>
            <w:vAlign w:val="center"/>
          </w:tcPr>
          <w:p w14:paraId="332EDD67" w14:textId="77777777" w:rsidR="002375FA" w:rsidRPr="000C6CA7" w:rsidRDefault="002375FA" w:rsidP="002375FA">
            <w:pPr>
              <w:jc w:val="center"/>
              <w:rPr>
                <w:rFonts w:ascii="Arial" w:hAnsi="Arial"/>
                <w:b/>
                <w:bCs/>
              </w:rPr>
            </w:pPr>
            <w:r>
              <w:rPr>
                <w:rFonts w:ascii="Arial" w:hAnsi="Arial"/>
                <w:b/>
                <w:bCs/>
              </w:rPr>
              <w:t>Scenario</w:t>
            </w:r>
          </w:p>
        </w:tc>
        <w:tc>
          <w:tcPr>
            <w:tcW w:w="8080" w:type="dxa"/>
            <w:gridSpan w:val="2"/>
          </w:tcPr>
          <w:p w14:paraId="27F0927C" w14:textId="77777777" w:rsidR="002375FA" w:rsidRPr="000C6CA7" w:rsidRDefault="002375FA">
            <w:pPr>
              <w:rPr>
                <w:rFonts w:ascii="Arial" w:hAnsi="Arial"/>
                <w:b/>
                <w:bCs/>
              </w:rPr>
            </w:pPr>
            <w:r>
              <w:rPr>
                <w:rFonts w:ascii="Arial" w:hAnsi="Arial"/>
                <w:b/>
                <w:bCs/>
              </w:rPr>
              <w:t>Marketing Team User views the results of a sentiment analysis report (either newly generated or previously saved)</w:t>
            </w:r>
          </w:p>
        </w:tc>
      </w:tr>
      <w:tr w:rsidR="002375FA" w:rsidRPr="00C43E62" w14:paraId="33B6CAB1" w14:textId="77777777" w:rsidTr="1626D3F6">
        <w:tc>
          <w:tcPr>
            <w:tcW w:w="3261" w:type="dxa"/>
            <w:vAlign w:val="center"/>
          </w:tcPr>
          <w:p w14:paraId="01C35A5F" w14:textId="77777777" w:rsidR="002375FA" w:rsidRPr="000C6CA7" w:rsidRDefault="002375FA" w:rsidP="002375FA">
            <w:pPr>
              <w:jc w:val="center"/>
              <w:rPr>
                <w:rFonts w:ascii="Arial" w:hAnsi="Arial"/>
                <w:b/>
                <w:bCs/>
              </w:rPr>
            </w:pPr>
            <w:r>
              <w:rPr>
                <w:rFonts w:ascii="Arial" w:hAnsi="Arial"/>
                <w:b/>
                <w:bCs/>
              </w:rPr>
              <w:t>Triggering Event</w:t>
            </w:r>
          </w:p>
        </w:tc>
        <w:tc>
          <w:tcPr>
            <w:tcW w:w="8080" w:type="dxa"/>
            <w:gridSpan w:val="2"/>
          </w:tcPr>
          <w:p w14:paraId="3E6E977F" w14:textId="77777777" w:rsidR="002375FA" w:rsidRPr="000C6CA7" w:rsidRDefault="002375FA">
            <w:pPr>
              <w:rPr>
                <w:rFonts w:ascii="Arial" w:hAnsi="Arial"/>
                <w:b/>
                <w:bCs/>
              </w:rPr>
            </w:pPr>
            <w:r>
              <w:rPr>
                <w:rFonts w:ascii="Arial" w:hAnsi="Arial"/>
                <w:b/>
                <w:bCs/>
              </w:rPr>
              <w:t>User clicks on a completed report from View Report History or dashboard</w:t>
            </w:r>
          </w:p>
        </w:tc>
      </w:tr>
      <w:tr w:rsidR="002375FA" w:rsidRPr="00C43E62" w14:paraId="306E8E06" w14:textId="77777777" w:rsidTr="1626D3F6">
        <w:tc>
          <w:tcPr>
            <w:tcW w:w="3261" w:type="dxa"/>
            <w:vAlign w:val="center"/>
          </w:tcPr>
          <w:p w14:paraId="068AB3D5" w14:textId="77777777" w:rsidR="002375FA" w:rsidRPr="000C6CA7" w:rsidRDefault="002375FA" w:rsidP="002375FA">
            <w:pPr>
              <w:jc w:val="center"/>
              <w:rPr>
                <w:rFonts w:ascii="Arial" w:hAnsi="Arial"/>
                <w:b/>
                <w:bCs/>
              </w:rPr>
            </w:pPr>
            <w:r>
              <w:rPr>
                <w:rFonts w:ascii="Arial" w:hAnsi="Arial"/>
                <w:b/>
                <w:bCs/>
              </w:rPr>
              <w:t>Brief Description</w:t>
            </w:r>
          </w:p>
        </w:tc>
        <w:tc>
          <w:tcPr>
            <w:tcW w:w="8080" w:type="dxa"/>
            <w:gridSpan w:val="2"/>
          </w:tcPr>
          <w:p w14:paraId="1221A974" w14:textId="77777777" w:rsidR="002375FA" w:rsidRPr="000C6CA7" w:rsidRDefault="002375FA" w:rsidP="1626D3F6">
            <w:pPr>
              <w:rPr>
                <w:rFonts w:ascii="Arial" w:hAnsi="Arial"/>
                <w:b/>
                <w:bCs/>
                <w:lang w:val="en-US"/>
              </w:rPr>
            </w:pPr>
            <w:r>
              <w:rPr>
                <w:rFonts w:ascii="Arial" w:hAnsi="Arial"/>
                <w:b/>
                <w:bCs/>
                <w:lang w:val="en-US"/>
              </w:rPr>
              <w:t>This use case allows the Marketing Team User to view an overview and summary of a completed sentiment analysis report. The overview displays aggregated sentiment scores, emotion distribution, aspect breakdown, and overall confidence levels for a brand's analyzed social media posts. From this view, users can navigate to more detailed views of aspects, status indicators, and individual posts.</w:t>
            </w:r>
          </w:p>
        </w:tc>
      </w:tr>
      <w:tr w:rsidR="002375FA" w:rsidRPr="00C43E62" w14:paraId="66903533" w14:textId="77777777" w:rsidTr="1626D3F6">
        <w:tc>
          <w:tcPr>
            <w:tcW w:w="3261" w:type="dxa"/>
            <w:vAlign w:val="center"/>
          </w:tcPr>
          <w:p w14:paraId="1C4B4F94" w14:textId="77777777" w:rsidR="002375FA" w:rsidRPr="000C6CA7" w:rsidRDefault="002375FA" w:rsidP="002375FA">
            <w:pPr>
              <w:jc w:val="center"/>
              <w:rPr>
                <w:rFonts w:ascii="Arial" w:hAnsi="Arial"/>
                <w:b/>
                <w:bCs/>
              </w:rPr>
            </w:pPr>
            <w:r>
              <w:rPr>
                <w:rFonts w:ascii="Arial" w:hAnsi="Arial"/>
                <w:b/>
                <w:bCs/>
              </w:rPr>
              <w:t>Actors</w:t>
            </w:r>
          </w:p>
        </w:tc>
        <w:tc>
          <w:tcPr>
            <w:tcW w:w="8080" w:type="dxa"/>
            <w:gridSpan w:val="2"/>
          </w:tcPr>
          <w:p w14:paraId="10389A9D" w14:textId="77777777" w:rsidR="002375FA" w:rsidRPr="000C6CA7" w:rsidRDefault="002375FA">
            <w:pPr>
              <w:rPr>
                <w:rFonts w:ascii="Arial" w:hAnsi="Arial"/>
                <w:b/>
                <w:bCs/>
              </w:rPr>
            </w:pPr>
            <w:r>
              <w:rPr>
                <w:rFonts w:ascii="Arial" w:hAnsi="Arial"/>
                <w:b/>
                <w:bCs/>
              </w:rPr>
              <w:t>Marketing Team User</w:t>
            </w:r>
          </w:p>
        </w:tc>
      </w:tr>
      <w:tr w:rsidR="002375FA" w:rsidRPr="00C43E62" w14:paraId="4C51C9AE" w14:textId="77777777" w:rsidTr="1626D3F6">
        <w:tc>
          <w:tcPr>
            <w:tcW w:w="3261" w:type="dxa"/>
            <w:vAlign w:val="center"/>
          </w:tcPr>
          <w:p w14:paraId="4555E043" w14:textId="77777777" w:rsidR="002375FA" w:rsidRPr="000C6CA7" w:rsidRDefault="002375FA" w:rsidP="002375FA">
            <w:pPr>
              <w:jc w:val="center"/>
              <w:rPr>
                <w:rFonts w:ascii="Arial" w:hAnsi="Arial"/>
                <w:b/>
                <w:bCs/>
              </w:rPr>
            </w:pPr>
            <w:r>
              <w:rPr>
                <w:rFonts w:ascii="Arial" w:hAnsi="Arial"/>
                <w:b/>
                <w:bCs/>
              </w:rPr>
              <w:t>Related Use Cases (if any)</w:t>
            </w:r>
          </w:p>
        </w:tc>
        <w:tc>
          <w:tcPr>
            <w:tcW w:w="8080" w:type="dxa"/>
            <w:gridSpan w:val="2"/>
          </w:tcPr>
          <w:p w14:paraId="0A89320D" w14:textId="77777777" w:rsidR="002375FA" w:rsidRPr="000C6CA7" w:rsidRDefault="002375FA">
            <w:pPr>
              <w:rPr>
                <w:rFonts w:ascii="Arial" w:hAnsi="Arial"/>
                <w:b/>
                <w:bCs/>
              </w:rPr>
            </w:pPr>
            <w:r>
              <w:rPr>
                <w:rFonts w:ascii="Arial" w:hAnsi="Arial"/>
                <w:b/>
                <w:bCs/>
              </w:rPr>
              <w:t>View Aspects, View Status Indicator, View Posts, View Report History, Generate Report</w:t>
            </w:r>
          </w:p>
        </w:tc>
      </w:tr>
      <w:tr w:rsidR="002375FA" w:rsidRPr="00C43E62" w14:paraId="74E86B5B" w14:textId="77777777" w:rsidTr="1626D3F6">
        <w:tc>
          <w:tcPr>
            <w:tcW w:w="3261" w:type="dxa"/>
            <w:vAlign w:val="center"/>
          </w:tcPr>
          <w:p w14:paraId="78B2F173" w14:textId="77777777" w:rsidR="002375FA" w:rsidRPr="000C6CA7" w:rsidRDefault="002375FA" w:rsidP="002375FA">
            <w:pPr>
              <w:jc w:val="center"/>
              <w:rPr>
                <w:rFonts w:ascii="Arial" w:hAnsi="Arial"/>
                <w:b/>
                <w:bCs/>
              </w:rPr>
            </w:pPr>
            <w:r>
              <w:rPr>
                <w:rFonts w:ascii="Arial" w:hAnsi="Arial"/>
                <w:b/>
                <w:bCs/>
              </w:rPr>
              <w:t>Preconditions</w:t>
            </w:r>
          </w:p>
        </w:tc>
        <w:tc>
          <w:tcPr>
            <w:tcW w:w="8080" w:type="dxa"/>
            <w:gridSpan w:val="2"/>
          </w:tcPr>
          <w:p w14:paraId="03E5AF6F" w14:textId="77777777" w:rsidR="002375FA" w:rsidRPr="000C6CA7" w:rsidRDefault="002375FA" w:rsidP="00083E66">
            <w:pPr>
              <w:pStyle w:val="ListParagraph"/>
              <w:numPr>
                <w:ilvl w:val="0"/>
                <w:numId w:val="5"/>
              </w:numPr>
              <w:rPr>
                <w:rFonts w:ascii="Arial" w:hAnsi="Arial"/>
                <w:b/>
                <w:bCs/>
              </w:rPr>
            </w:pPr>
            <w:r>
              <w:rPr>
                <w:rFonts w:ascii="Arial" w:hAnsi="Arial"/>
                <w:b/>
                <w:bCs/>
              </w:rPr>
              <w:t>The Marketing Team User is authenticated and logged in.</w:t>
            </w:r>
          </w:p>
          <w:p w14:paraId="1D87E2F5" w14:textId="77777777" w:rsidR="002375FA" w:rsidRPr="000C6CA7" w:rsidRDefault="002375FA" w:rsidP="00083E66">
            <w:pPr>
              <w:pStyle w:val="ListParagraph"/>
              <w:numPr>
                <w:ilvl w:val="0"/>
                <w:numId w:val="5"/>
              </w:numPr>
              <w:rPr>
                <w:rFonts w:ascii="Arial" w:hAnsi="Arial"/>
                <w:b/>
                <w:bCs/>
              </w:rPr>
            </w:pPr>
            <w:r>
              <w:rPr>
                <w:rFonts w:ascii="Arial" w:hAnsi="Arial"/>
                <w:b/>
                <w:bCs/>
              </w:rPr>
              <w:t>At least one analysis report must exist for the selected brand</w:t>
            </w:r>
          </w:p>
          <w:p w14:paraId="011A9C3C" w14:textId="77777777" w:rsidR="002375FA" w:rsidRPr="000C6CA7" w:rsidRDefault="002375FA" w:rsidP="00083E66">
            <w:pPr>
              <w:pStyle w:val="ListParagraph"/>
              <w:numPr>
                <w:ilvl w:val="0"/>
                <w:numId w:val="5"/>
              </w:numPr>
              <w:rPr>
                <w:rFonts w:ascii="Arial" w:hAnsi="Arial"/>
                <w:b/>
                <w:bCs/>
              </w:rPr>
            </w:pPr>
            <w:r>
              <w:rPr>
                <w:rFonts w:ascii="Arial" w:hAnsi="Arial"/>
                <w:b/>
                <w:bCs/>
              </w:rPr>
              <w:t>The report status must be "finished" (not "processing" or "error")</w:t>
            </w:r>
          </w:p>
        </w:tc>
      </w:tr>
      <w:tr w:rsidR="002375FA" w:rsidRPr="00C43E62" w14:paraId="1FC97B62" w14:textId="77777777" w:rsidTr="1626D3F6">
        <w:tc>
          <w:tcPr>
            <w:tcW w:w="3261" w:type="dxa"/>
            <w:vAlign w:val="center"/>
          </w:tcPr>
          <w:p w14:paraId="136B7FCB" w14:textId="77777777" w:rsidR="002375FA" w:rsidRPr="000C6CA7" w:rsidRDefault="002375FA" w:rsidP="002375FA">
            <w:pPr>
              <w:jc w:val="center"/>
              <w:rPr>
                <w:rFonts w:ascii="Arial" w:hAnsi="Arial"/>
                <w:b/>
                <w:bCs/>
              </w:rPr>
            </w:pPr>
            <w:r>
              <w:rPr>
                <w:rFonts w:ascii="Arial" w:hAnsi="Arial"/>
                <w:b/>
                <w:bCs/>
              </w:rPr>
              <w:t>Postconditions</w:t>
            </w:r>
          </w:p>
        </w:tc>
        <w:tc>
          <w:tcPr>
            <w:tcW w:w="8080" w:type="dxa"/>
            <w:gridSpan w:val="2"/>
          </w:tcPr>
          <w:p w14:paraId="1E1245D2" w14:textId="77777777" w:rsidR="002375FA" w:rsidRPr="000C6CA7" w:rsidRDefault="002375FA" w:rsidP="00083E66">
            <w:pPr>
              <w:pStyle w:val="ListParagraph"/>
              <w:numPr>
                <w:ilvl w:val="0"/>
                <w:numId w:val="5"/>
              </w:numPr>
              <w:rPr>
                <w:rFonts w:ascii="Arial" w:hAnsi="Arial"/>
                <w:b/>
                <w:bCs/>
              </w:rPr>
            </w:pPr>
            <w:r>
              <w:rPr>
                <w:rFonts w:ascii="Arial" w:hAnsi="Arial"/>
                <w:b/>
                <w:bCs/>
              </w:rPr>
              <w:t>User successfully views the analysis report overview and summary</w:t>
            </w:r>
          </w:p>
          <w:p w14:paraId="3E0D502C" w14:textId="77777777" w:rsidR="002375FA" w:rsidRPr="000C6CA7" w:rsidRDefault="002375FA" w:rsidP="00083E66">
            <w:pPr>
              <w:pStyle w:val="ListParagraph"/>
              <w:numPr>
                <w:ilvl w:val="0"/>
                <w:numId w:val="5"/>
              </w:numPr>
              <w:rPr>
                <w:rFonts w:ascii="Arial" w:hAnsi="Arial"/>
                <w:b/>
                <w:bCs/>
              </w:rPr>
            </w:pPr>
            <w:r>
              <w:rPr>
                <w:rFonts w:ascii="Arial" w:hAnsi="Arial"/>
                <w:b/>
                <w:bCs/>
              </w:rPr>
              <w:t>User can navigate to related detailed views (View Aspects, View Status Indicator, View Posts)</w:t>
            </w:r>
          </w:p>
        </w:tc>
      </w:tr>
      <w:tr w:rsidR="002375FA" w:rsidRPr="00C43E62" w14:paraId="58EAD73A" w14:textId="77777777" w:rsidTr="1626D3F6">
        <w:tc>
          <w:tcPr>
            <w:tcW w:w="3261" w:type="dxa"/>
            <w:vMerge w:val="restart"/>
            <w:vAlign w:val="center"/>
          </w:tcPr>
          <w:p w14:paraId="0F8F1873" w14:textId="77777777" w:rsidR="002375FA" w:rsidRPr="000C6CA7" w:rsidRDefault="002375FA" w:rsidP="002375FA">
            <w:pPr>
              <w:jc w:val="center"/>
              <w:rPr>
                <w:rFonts w:ascii="Arial" w:hAnsi="Arial"/>
                <w:b/>
                <w:bCs/>
              </w:rPr>
            </w:pPr>
            <w:r>
              <w:rPr>
                <w:rFonts w:ascii="Arial" w:hAnsi="Arial"/>
                <w:b/>
                <w:bCs/>
              </w:rPr>
              <w:t>Flow of Activities</w:t>
            </w:r>
          </w:p>
        </w:tc>
        <w:tc>
          <w:tcPr>
            <w:tcW w:w="3898" w:type="dxa"/>
          </w:tcPr>
          <w:p w14:paraId="7FA9AFF1" w14:textId="77777777" w:rsidR="002375FA" w:rsidRPr="000C6CA7" w:rsidRDefault="002375FA">
            <w:pPr>
              <w:jc w:val="center"/>
              <w:rPr>
                <w:rFonts w:ascii="Arial" w:hAnsi="Arial"/>
                <w:b/>
                <w:bCs/>
              </w:rPr>
            </w:pPr>
            <w:r>
              <w:rPr>
                <w:rFonts w:ascii="Arial" w:hAnsi="Arial"/>
                <w:b/>
                <w:bCs/>
              </w:rPr>
              <w:t>Marketing Team User</w:t>
            </w:r>
          </w:p>
        </w:tc>
        <w:tc>
          <w:tcPr>
            <w:tcW w:w="4182" w:type="dxa"/>
          </w:tcPr>
          <w:p w14:paraId="2BCFAB49" w14:textId="77777777" w:rsidR="002375FA" w:rsidRPr="000C6CA7" w:rsidRDefault="002375FA">
            <w:pPr>
              <w:jc w:val="center"/>
              <w:rPr>
                <w:rFonts w:ascii="Arial" w:hAnsi="Arial"/>
                <w:b/>
                <w:bCs/>
              </w:rPr>
            </w:pPr>
            <w:r>
              <w:rPr>
                <w:rFonts w:ascii="Arial" w:hAnsi="Arial"/>
                <w:b/>
                <w:bCs/>
              </w:rPr>
              <w:t>System</w:t>
            </w:r>
          </w:p>
        </w:tc>
      </w:tr>
      <w:tr w:rsidR="002375FA" w:rsidRPr="00C43E62" w14:paraId="11DF790E" w14:textId="77777777" w:rsidTr="1626D3F6">
        <w:tc>
          <w:tcPr>
            <w:tcW w:w="3261" w:type="dxa"/>
            <w:vMerge/>
            <w:vAlign w:val="center"/>
          </w:tcPr>
          <w:p w14:paraId="444F9F64" w14:textId="77777777" w:rsidR="002375FA" w:rsidRPr="000C6CA7" w:rsidRDefault="002375FA" w:rsidP="002375FA">
            <w:pPr>
              <w:jc w:val="center"/>
              <w:rPr>
                <w:rFonts w:ascii="Arial" w:hAnsi="Arial"/>
                <w:b/>
                <w:bCs/>
              </w:rPr>
            </w:pPr>
          </w:p>
        </w:tc>
        <w:tc>
          <w:tcPr>
            <w:tcW w:w="3898" w:type="dxa"/>
          </w:tcPr>
          <w:p w14:paraId="3DA29891" w14:textId="77777777" w:rsidR="002375FA" w:rsidRPr="000C6CA7" w:rsidRDefault="002375FA">
            <w:pPr>
              <w:tabs>
                <w:tab w:val="left" w:pos="1084"/>
              </w:tabs>
              <w:spacing w:line="276" w:lineRule="auto"/>
              <w:rPr>
                <w:rFonts w:ascii="Arial" w:hAnsi="Arial"/>
                <w:b/>
                <w:bCs/>
              </w:rPr>
            </w:pPr>
          </w:p>
          <w:p w14:paraId="21C3D954" w14:textId="77777777" w:rsidR="002375FA" w:rsidRPr="000C6CA7" w:rsidRDefault="002375FA" w:rsidP="00083E66">
            <w:pPr>
              <w:pStyle w:val="ListParagraph"/>
              <w:numPr>
                <w:ilvl w:val="0"/>
                <w:numId w:val="20"/>
              </w:numPr>
              <w:spacing w:line="276" w:lineRule="auto"/>
              <w:rPr>
                <w:rFonts w:ascii="Arial" w:hAnsi="Arial"/>
                <w:b/>
                <w:bCs/>
              </w:rPr>
            </w:pPr>
            <w:r>
              <w:rPr>
                <w:rFonts w:ascii="Arial" w:hAnsi="Arial"/>
                <w:b/>
                <w:bCs/>
              </w:rPr>
              <w:t>Clicks on a completed report from the report list or dashboard</w:t>
            </w:r>
          </w:p>
          <w:p w14:paraId="71753F82" w14:textId="77777777" w:rsidR="002375FA" w:rsidRPr="000C6CA7" w:rsidRDefault="002375FA">
            <w:pPr>
              <w:spacing w:line="276" w:lineRule="auto"/>
              <w:rPr>
                <w:rFonts w:ascii="Arial" w:hAnsi="Arial"/>
                <w:b/>
                <w:bCs/>
              </w:rPr>
            </w:pPr>
          </w:p>
          <w:p w14:paraId="3A124FD2" w14:textId="77777777" w:rsidR="002375FA" w:rsidRPr="000C6CA7" w:rsidRDefault="002375FA" w:rsidP="00083E66">
            <w:pPr>
              <w:pStyle w:val="ListParagraph"/>
              <w:numPr>
                <w:ilvl w:val="0"/>
                <w:numId w:val="8"/>
              </w:numPr>
              <w:spacing w:line="276" w:lineRule="auto"/>
              <w:rPr>
                <w:rFonts w:ascii="Arial" w:hAnsi="Arial"/>
                <w:b/>
                <w:bCs/>
              </w:rPr>
            </w:pPr>
            <w:r>
              <w:rPr>
                <w:rFonts w:ascii="Arial" w:hAnsi="Arial"/>
                <w:b/>
                <w:bCs/>
              </w:rPr>
              <w:t>Reviews displayed report summary</w:t>
            </w:r>
          </w:p>
          <w:p w14:paraId="6B8CECD9" w14:textId="77777777" w:rsidR="002375FA" w:rsidRPr="000C6CA7" w:rsidRDefault="002375FA" w:rsidP="00083E66">
            <w:pPr>
              <w:pStyle w:val="ListParagraph"/>
              <w:numPr>
                <w:ilvl w:val="0"/>
                <w:numId w:val="8"/>
              </w:numPr>
              <w:spacing w:line="276" w:lineRule="auto"/>
              <w:rPr>
                <w:rFonts w:ascii="Arial" w:hAnsi="Arial"/>
                <w:b/>
                <w:bCs/>
              </w:rPr>
            </w:pPr>
            <w:r>
              <w:rPr>
                <w:rFonts w:ascii="Arial" w:hAnsi="Arial"/>
                <w:b/>
                <w:bCs/>
              </w:rPr>
              <w:t>Optionally navigates to View Aspects, View Status Indicator, or View Posts for detailed analysis</w:t>
            </w:r>
          </w:p>
          <w:p w14:paraId="18673E90" w14:textId="77777777" w:rsidR="002375FA" w:rsidRPr="000C6CA7" w:rsidRDefault="002375FA" w:rsidP="00083E66">
            <w:pPr>
              <w:pStyle w:val="ListParagraph"/>
              <w:numPr>
                <w:ilvl w:val="0"/>
                <w:numId w:val="8"/>
              </w:numPr>
              <w:spacing w:line="276" w:lineRule="auto"/>
              <w:rPr>
                <w:rFonts w:ascii="Arial" w:hAnsi="Arial"/>
                <w:b/>
                <w:bCs/>
              </w:rPr>
            </w:pPr>
            <w:r>
              <w:rPr>
                <w:rFonts w:ascii="Arial" w:hAnsi="Arial"/>
                <w:b/>
                <w:bCs/>
              </w:rPr>
              <w:t>Optionally, clicks on Generate Report</w:t>
            </w:r>
          </w:p>
        </w:tc>
        <w:tc>
          <w:tcPr>
            <w:tcW w:w="4182" w:type="dxa"/>
          </w:tcPr>
          <w:p w14:paraId="4BD7EC35" w14:textId="77777777" w:rsidR="002375FA" w:rsidRPr="000C6CA7" w:rsidRDefault="002375FA">
            <w:pPr>
              <w:spacing w:line="276" w:lineRule="auto"/>
              <w:rPr>
                <w:rFonts w:ascii="Arial" w:hAnsi="Arial"/>
                <w:b/>
                <w:bCs/>
              </w:rPr>
            </w:pPr>
          </w:p>
          <w:p w14:paraId="358D9B8D" w14:textId="77777777" w:rsidR="002375FA" w:rsidRPr="000C6CA7" w:rsidRDefault="002375FA">
            <w:pPr>
              <w:spacing w:line="276" w:lineRule="auto"/>
              <w:rPr>
                <w:rFonts w:ascii="Arial" w:hAnsi="Arial"/>
                <w:b/>
                <w:bCs/>
              </w:rPr>
            </w:pPr>
          </w:p>
          <w:p w14:paraId="14953216" w14:textId="77777777" w:rsidR="002375FA" w:rsidRPr="000C6CA7" w:rsidRDefault="002375FA" w:rsidP="00083E66">
            <w:pPr>
              <w:pStyle w:val="ListParagraph"/>
              <w:numPr>
                <w:ilvl w:val="0"/>
                <w:numId w:val="20"/>
              </w:numPr>
              <w:spacing w:line="276" w:lineRule="auto"/>
              <w:rPr>
                <w:rFonts w:ascii="Arial" w:hAnsi="Arial"/>
                <w:b/>
                <w:bCs/>
              </w:rPr>
            </w:pPr>
            <w:r>
              <w:rPr>
                <w:rFonts w:ascii="Arial" w:hAnsi="Arial"/>
                <w:b/>
                <w:bCs/>
              </w:rPr>
              <w:t>Retrieves report data from the database</w:t>
            </w:r>
          </w:p>
          <w:p w14:paraId="3AAF42DF" w14:textId="77777777" w:rsidR="002375FA" w:rsidRPr="000C6CA7" w:rsidRDefault="002375FA" w:rsidP="00083E66">
            <w:pPr>
              <w:pStyle w:val="ListParagraph"/>
              <w:numPr>
                <w:ilvl w:val="0"/>
                <w:numId w:val="20"/>
              </w:numPr>
              <w:spacing w:line="276" w:lineRule="auto"/>
              <w:rPr>
                <w:rFonts w:ascii="Arial" w:hAnsi="Arial"/>
                <w:b/>
                <w:bCs/>
              </w:rPr>
            </w:pPr>
            <w:r>
              <w:rPr>
                <w:rFonts w:ascii="Arial" w:hAnsi="Arial"/>
                <w:b/>
                <w:bCs/>
              </w:rPr>
              <w:t>Displays the report overview</w:t>
            </w:r>
          </w:p>
          <w:p w14:paraId="70A5266C" w14:textId="77777777" w:rsidR="002375FA" w:rsidRPr="000C6CA7" w:rsidRDefault="002375FA">
            <w:pPr>
              <w:pStyle w:val="ListParagraph"/>
              <w:spacing w:line="276" w:lineRule="auto"/>
              <w:ind w:left="360"/>
              <w:rPr>
                <w:rFonts w:ascii="Arial" w:hAnsi="Arial"/>
                <w:b/>
                <w:bCs/>
              </w:rPr>
            </w:pPr>
          </w:p>
          <w:p w14:paraId="0ABFED08" w14:textId="77777777" w:rsidR="002375FA" w:rsidRPr="000C6CA7" w:rsidRDefault="002375FA">
            <w:pPr>
              <w:spacing w:line="276" w:lineRule="auto"/>
              <w:rPr>
                <w:rFonts w:ascii="Arial" w:hAnsi="Arial"/>
                <w:b/>
                <w:bCs/>
              </w:rPr>
            </w:pPr>
          </w:p>
          <w:p w14:paraId="7FF4FFAE" w14:textId="77777777" w:rsidR="002375FA" w:rsidRPr="000C6CA7" w:rsidRDefault="002375FA">
            <w:pPr>
              <w:spacing w:line="276" w:lineRule="auto"/>
              <w:rPr>
                <w:rFonts w:ascii="Arial" w:hAnsi="Arial"/>
                <w:b/>
                <w:bCs/>
              </w:rPr>
            </w:pPr>
          </w:p>
          <w:p w14:paraId="7501A3C1" w14:textId="77777777" w:rsidR="002375FA" w:rsidRPr="000C6CA7" w:rsidRDefault="002375FA">
            <w:pPr>
              <w:spacing w:line="276" w:lineRule="auto"/>
              <w:rPr>
                <w:rFonts w:ascii="Arial" w:hAnsi="Arial"/>
                <w:b/>
                <w:bCs/>
              </w:rPr>
            </w:pPr>
          </w:p>
          <w:p w14:paraId="5AF41261" w14:textId="77777777" w:rsidR="002375FA" w:rsidRPr="000C6CA7" w:rsidRDefault="002375FA">
            <w:pPr>
              <w:spacing w:line="276" w:lineRule="auto"/>
              <w:rPr>
                <w:rFonts w:ascii="Arial" w:hAnsi="Arial"/>
                <w:b/>
                <w:bCs/>
              </w:rPr>
            </w:pPr>
          </w:p>
          <w:p w14:paraId="60720966" w14:textId="77777777" w:rsidR="002375FA" w:rsidRPr="000C6CA7" w:rsidRDefault="002375FA" w:rsidP="00083E66">
            <w:pPr>
              <w:pStyle w:val="ListParagraph"/>
              <w:numPr>
                <w:ilvl w:val="0"/>
                <w:numId w:val="9"/>
              </w:numPr>
              <w:spacing w:line="276" w:lineRule="auto"/>
              <w:rPr>
                <w:rFonts w:ascii="Arial" w:hAnsi="Arial"/>
                <w:b/>
                <w:bCs/>
                <w:lang w:val="en-US"/>
              </w:rPr>
            </w:pPr>
            <w:r>
              <w:rPr>
                <w:rFonts w:ascii="Arial" w:hAnsi="Arial"/>
                <w:b/>
                <w:bCs/>
                <w:lang w:val="en-US"/>
              </w:rPr>
              <w:t>Handled by Generate Report use case</w:t>
            </w:r>
          </w:p>
        </w:tc>
      </w:tr>
      <w:tr w:rsidR="002375FA" w:rsidRPr="00C43E62" w14:paraId="7F9E0973" w14:textId="77777777" w:rsidTr="1626D3F6">
        <w:tc>
          <w:tcPr>
            <w:tcW w:w="3261" w:type="dxa"/>
            <w:vAlign w:val="center"/>
          </w:tcPr>
          <w:p w14:paraId="4533D03F" w14:textId="77777777" w:rsidR="002375FA" w:rsidRPr="000C6CA7" w:rsidRDefault="002375FA" w:rsidP="002375FA">
            <w:pPr>
              <w:jc w:val="center"/>
              <w:rPr>
                <w:rFonts w:ascii="Arial" w:hAnsi="Arial"/>
                <w:b/>
                <w:bCs/>
              </w:rPr>
            </w:pPr>
            <w:r>
              <w:rPr>
                <w:rFonts w:ascii="Arial" w:hAnsi="Arial"/>
                <w:b/>
                <w:bCs/>
              </w:rPr>
              <w:t>Exception Conditions</w:t>
            </w:r>
          </w:p>
        </w:tc>
        <w:tc>
          <w:tcPr>
            <w:tcW w:w="8080" w:type="dxa"/>
            <w:gridSpan w:val="2"/>
          </w:tcPr>
          <w:p w14:paraId="6FC8E9A2" w14:textId="77777777" w:rsidR="002375FA" w:rsidRPr="000C6CA7" w:rsidRDefault="002375FA">
            <w:pPr>
              <w:rPr>
                <w:rFonts w:ascii="Arial" w:hAnsi="Arial"/>
                <w:b/>
                <w:bCs/>
              </w:rPr>
            </w:pPr>
            <w:r>
              <w:rPr>
                <w:rFonts w:ascii="Arial" w:hAnsi="Arial"/>
                <w:b/>
                <w:bCs/>
              </w:rPr>
              <w:t>E2 No Analytics Available</w:t>
            </w:r>
          </w:p>
          <w:p w14:paraId="09B7E983" w14:textId="77777777" w:rsidR="002375FA" w:rsidRPr="000C6CA7" w:rsidRDefault="002375FA">
            <w:pPr>
              <w:rPr>
                <w:rFonts w:ascii="Arial" w:hAnsi="Arial"/>
                <w:b/>
                <w:bCs/>
              </w:rPr>
            </w:pPr>
            <w:r>
              <w:rPr>
                <w:rFonts w:ascii="Arial" w:hAnsi="Arial"/>
                <w:b/>
                <w:bCs/>
              </w:rPr>
              <w:t xml:space="preserve">E3 Analysis Failed </w:t>
            </w:r>
          </w:p>
          <w:p w14:paraId="6F85EB3A" w14:textId="77777777" w:rsidR="002375FA" w:rsidRPr="000C6CA7" w:rsidRDefault="002375FA" w:rsidP="002375FA">
            <w:pPr>
              <w:keepNext/>
              <w:rPr>
                <w:rFonts w:ascii="Arial" w:hAnsi="Arial"/>
                <w:b/>
                <w:bCs/>
              </w:rPr>
            </w:pPr>
            <w:r>
              <w:rPr>
                <w:rFonts w:ascii="Arial" w:hAnsi="Arial"/>
                <w:b/>
                <w:bCs/>
              </w:rPr>
              <w:t>E4 Analysis Still Processing</w:t>
            </w:r>
          </w:p>
        </w:tc>
      </w:tr>
    </w:tbl>
    <w:p w14:paraId="6CDD8ADE" w14:textId="77777777" w:rsidR="00C65E92" w:rsidRDefault="002375FA" w:rsidP="002375FA">
      <w:pPr>
        <w:pStyle w:val="Caption"/>
      </w:pPr>
      <w:bookmarkStart w:id="101" w:name="_Toc229695722"/>
      <w:r>
        <w:t xml:space="preserve">Table </w:t>
      </w:r>
      <w:r>
        <w:fldChar w:fldCharType="begin"/>
      </w:r>
      <w:r>
        <w:instrText xml:space="preserve"> SEQ Table \* ARABIC </w:instrText>
      </w:r>
      <w:r>
        <w:fldChar w:fldCharType="separate"/>
      </w:r>
      <w:r>
        <w:rPr>
          <w:noProof/>
        </w:rPr>
        <w:t>5</w:t>
      </w:r>
      <w:r>
        <w:fldChar w:fldCharType="end"/>
      </w:r>
      <w:r>
        <w:t>: View Result Use Case Description</w:t>
      </w:r>
      <w:bookmarkEnd w:id="101"/>
    </w:p>
    <w:p w14:paraId="0A255DDD" w14:textId="77777777" w:rsidR="000C6CA7" w:rsidRPr="000C6CA7" w:rsidRDefault="000C6CA7" w:rsidP="000C6CA7">
      <w:pPr>
        <w:rPr>
          <w:lang w:val="en-US"/>
        </w:rPr>
      </w:pPr>
      <w:r>
        <w:rPr>
          <w:lang w:val="en-US"/>
        </w:rPr>
        <w:br w:type="page"/>
      </w:r>
    </w:p>
    <w:tbl>
      <w:tblPr>
        <w:tblStyle w:val="TableGrid"/>
        <w:tblW w:w="5000" w:type="pct"/>
        <w:tblLook w:val="04A0" w:firstRow="1" w:lastRow="0" w:firstColumn="1" w:lastColumn="0" w:noHBand="0" w:noVBand="1"/>
      </w:tblPr>
      <w:tblGrid>
        <w:gridCol w:w="3438"/>
        <w:gridCol w:w="3146"/>
        <w:gridCol w:w="3378"/>
      </w:tblGrid>
      <w:tr w:rsidR="002375FA" w:rsidRPr="000C6CA7" w14:paraId="21715F6B" w14:textId="77777777" w:rsidTr="1626D3F6">
        <w:tc>
          <w:tcPr>
            <w:tcW w:w="1373" w:type="dxa"/>
            <w:vAlign w:val="center"/>
          </w:tcPr>
          <w:p w14:paraId="568E9A76" w14:textId="77777777" w:rsidR="002375FA" w:rsidRPr="000C6CA7" w:rsidRDefault="002375FA" w:rsidP="002375FA">
            <w:pPr>
              <w:jc w:val="center"/>
              <w:rPr>
                <w:rFonts w:ascii="Arial" w:hAnsi="Arial"/>
                <w:b/>
                <w:bCs/>
                <w:sz w:val="22"/>
                <w:szCs w:val="22"/>
              </w:rPr>
            </w:pPr>
            <w:r>
              <w:rPr>
                <w:rFonts w:ascii="Arial" w:hAnsi="Arial"/>
                <w:b/>
                <w:bCs/>
                <w:sz w:val="22"/>
                <w:szCs w:val="22"/>
              </w:rPr>
              <w:lastRenderedPageBreak/>
              <w:t>Use Case Name</w:t>
            </w:r>
          </w:p>
        </w:tc>
        <w:tc>
          <w:tcPr>
            <w:tcW w:w="3163" w:type="dxa"/>
            <w:gridSpan w:val="2"/>
          </w:tcPr>
          <w:p w14:paraId="37C87D08" w14:textId="77777777" w:rsidR="002375FA" w:rsidRPr="000C6CA7" w:rsidRDefault="002375FA" w:rsidP="002375FA">
            <w:pPr>
              <w:rPr>
                <w:rFonts w:ascii="Arial" w:hAnsi="Arial"/>
                <w:b/>
                <w:bCs/>
                <w:sz w:val="22"/>
                <w:szCs w:val="22"/>
              </w:rPr>
            </w:pPr>
            <w:r>
              <w:rPr>
                <w:rFonts w:ascii="Arial" w:hAnsi="Arial"/>
                <w:b/>
                <w:bCs/>
                <w:sz w:val="22"/>
                <w:szCs w:val="22"/>
              </w:rPr>
              <w:t>View Posts</w:t>
            </w:r>
          </w:p>
        </w:tc>
      </w:tr>
      <w:tr w:rsidR="002375FA" w:rsidRPr="000C6CA7" w14:paraId="4AF963E8" w14:textId="77777777" w:rsidTr="1626D3F6">
        <w:tc>
          <w:tcPr>
            <w:tcW w:w="1373" w:type="dxa"/>
            <w:vAlign w:val="center"/>
          </w:tcPr>
          <w:p w14:paraId="1566589A" w14:textId="77777777" w:rsidR="002375FA" w:rsidRPr="000C6CA7" w:rsidRDefault="002375FA" w:rsidP="002375FA">
            <w:pPr>
              <w:jc w:val="center"/>
              <w:rPr>
                <w:rFonts w:ascii="Arial" w:hAnsi="Arial"/>
                <w:b/>
                <w:bCs/>
                <w:sz w:val="22"/>
                <w:szCs w:val="22"/>
              </w:rPr>
            </w:pPr>
            <w:r>
              <w:rPr>
                <w:rFonts w:ascii="Arial" w:hAnsi="Arial"/>
                <w:b/>
                <w:bCs/>
                <w:sz w:val="22"/>
                <w:szCs w:val="22"/>
              </w:rPr>
              <w:t>Scenario</w:t>
            </w:r>
          </w:p>
        </w:tc>
        <w:tc>
          <w:tcPr>
            <w:tcW w:w="3163" w:type="dxa"/>
            <w:gridSpan w:val="2"/>
          </w:tcPr>
          <w:p w14:paraId="1261BF6D" w14:textId="77777777" w:rsidR="002375FA" w:rsidRPr="000C6CA7" w:rsidRDefault="002375FA" w:rsidP="002375FA">
            <w:pPr>
              <w:rPr>
                <w:rFonts w:ascii="Arial" w:hAnsi="Arial"/>
                <w:b/>
                <w:bCs/>
                <w:sz w:val="22"/>
                <w:szCs w:val="22"/>
              </w:rPr>
            </w:pPr>
            <w:r>
              <w:rPr>
                <w:rFonts w:ascii="Arial" w:hAnsi="Arial"/>
                <w:b/>
                <w:bCs/>
                <w:sz w:val="22"/>
                <w:szCs w:val="22"/>
              </w:rPr>
              <w:t>Marketing Team User views individual analyzed posts from a sentiment analysis report</w:t>
            </w:r>
          </w:p>
        </w:tc>
      </w:tr>
      <w:tr w:rsidR="002375FA" w:rsidRPr="000C6CA7" w14:paraId="39A609DF" w14:textId="77777777" w:rsidTr="1626D3F6">
        <w:tc>
          <w:tcPr>
            <w:tcW w:w="1373" w:type="dxa"/>
            <w:vAlign w:val="center"/>
          </w:tcPr>
          <w:p w14:paraId="5C7A94AB" w14:textId="77777777" w:rsidR="002375FA" w:rsidRPr="000C6CA7" w:rsidRDefault="002375FA" w:rsidP="002375FA">
            <w:pPr>
              <w:jc w:val="center"/>
              <w:rPr>
                <w:rFonts w:ascii="Arial" w:hAnsi="Arial"/>
                <w:b/>
                <w:bCs/>
                <w:sz w:val="22"/>
                <w:szCs w:val="22"/>
              </w:rPr>
            </w:pPr>
            <w:r>
              <w:rPr>
                <w:rFonts w:ascii="Arial" w:hAnsi="Arial"/>
                <w:b/>
                <w:bCs/>
                <w:sz w:val="22"/>
                <w:szCs w:val="22"/>
              </w:rPr>
              <w:t>Triggering Event</w:t>
            </w:r>
          </w:p>
        </w:tc>
        <w:tc>
          <w:tcPr>
            <w:tcW w:w="3163" w:type="dxa"/>
            <w:gridSpan w:val="2"/>
          </w:tcPr>
          <w:p w14:paraId="65A658B5" w14:textId="77777777" w:rsidR="002375FA" w:rsidRPr="000C6CA7" w:rsidRDefault="002375FA" w:rsidP="002375FA">
            <w:pPr>
              <w:rPr>
                <w:rFonts w:ascii="Arial" w:hAnsi="Arial"/>
                <w:b/>
                <w:bCs/>
                <w:sz w:val="22"/>
                <w:szCs w:val="22"/>
              </w:rPr>
            </w:pPr>
            <w:r>
              <w:rPr>
                <w:rFonts w:ascii="Arial" w:hAnsi="Arial"/>
                <w:b/>
                <w:bCs/>
                <w:sz w:val="22"/>
                <w:szCs w:val="22"/>
              </w:rPr>
              <w:t>User clicks on the posts card/section within the View Result dashboard</w:t>
            </w:r>
          </w:p>
        </w:tc>
      </w:tr>
      <w:tr w:rsidR="002375FA" w:rsidRPr="000C6CA7" w14:paraId="08073545" w14:textId="77777777" w:rsidTr="1626D3F6">
        <w:tc>
          <w:tcPr>
            <w:tcW w:w="1373" w:type="dxa"/>
            <w:vAlign w:val="center"/>
          </w:tcPr>
          <w:p w14:paraId="31D57BFD" w14:textId="77777777" w:rsidR="002375FA" w:rsidRPr="000C6CA7" w:rsidRDefault="002375FA" w:rsidP="002375FA">
            <w:pPr>
              <w:jc w:val="center"/>
              <w:rPr>
                <w:rFonts w:ascii="Arial" w:hAnsi="Arial"/>
                <w:b/>
                <w:bCs/>
                <w:sz w:val="22"/>
                <w:szCs w:val="22"/>
              </w:rPr>
            </w:pPr>
            <w:r>
              <w:rPr>
                <w:rFonts w:ascii="Arial" w:hAnsi="Arial"/>
                <w:b/>
                <w:bCs/>
                <w:sz w:val="22"/>
                <w:szCs w:val="22"/>
              </w:rPr>
              <w:t>Brief Description</w:t>
            </w:r>
          </w:p>
        </w:tc>
        <w:tc>
          <w:tcPr>
            <w:tcW w:w="3163" w:type="dxa"/>
            <w:gridSpan w:val="2"/>
          </w:tcPr>
          <w:p w14:paraId="660279CA" w14:textId="77777777" w:rsidR="002375FA" w:rsidRPr="000C6CA7" w:rsidRDefault="002375FA" w:rsidP="002375FA">
            <w:pPr>
              <w:rPr>
                <w:rFonts w:ascii="Arial" w:hAnsi="Arial"/>
                <w:b/>
                <w:bCs/>
                <w:sz w:val="22"/>
                <w:szCs w:val="22"/>
              </w:rPr>
            </w:pPr>
            <w:r>
              <w:rPr>
                <w:rFonts w:ascii="Arial" w:hAnsi="Arial"/>
                <w:b/>
                <w:bCs/>
                <w:sz w:val="22"/>
                <w:szCs w:val="22"/>
              </w:rPr>
              <w:t xml:space="preserve">This use case allows the Marketing Team User to view detailed information about individual social media posts that were analyzed in a report. Posts are displayed in a paginated table format showing post text, sentiment score, dominant emotion, detected aspect, and confidence level. Users can filter and sort posts by various criteria including sentiment range, emotion type, aspect type, confidence level, and date range. </w:t>
            </w:r>
          </w:p>
        </w:tc>
      </w:tr>
      <w:tr w:rsidR="002375FA" w:rsidRPr="000C6CA7" w14:paraId="0B8E5223" w14:textId="77777777" w:rsidTr="1626D3F6">
        <w:tc>
          <w:tcPr>
            <w:tcW w:w="1373" w:type="dxa"/>
            <w:vAlign w:val="center"/>
          </w:tcPr>
          <w:p w14:paraId="17934759" w14:textId="77777777" w:rsidR="002375FA" w:rsidRPr="000C6CA7" w:rsidRDefault="002375FA" w:rsidP="002375FA">
            <w:pPr>
              <w:jc w:val="center"/>
              <w:rPr>
                <w:rFonts w:ascii="Arial" w:hAnsi="Arial"/>
                <w:b/>
                <w:bCs/>
                <w:sz w:val="22"/>
                <w:szCs w:val="22"/>
              </w:rPr>
            </w:pPr>
            <w:r>
              <w:rPr>
                <w:rFonts w:ascii="Arial" w:hAnsi="Arial"/>
                <w:b/>
                <w:bCs/>
                <w:sz w:val="22"/>
                <w:szCs w:val="22"/>
              </w:rPr>
              <w:t>Actors</w:t>
            </w:r>
          </w:p>
        </w:tc>
        <w:tc>
          <w:tcPr>
            <w:tcW w:w="3163" w:type="dxa"/>
            <w:gridSpan w:val="2"/>
          </w:tcPr>
          <w:p w14:paraId="0824EC6A" w14:textId="77777777" w:rsidR="002375FA" w:rsidRPr="000C6CA7" w:rsidRDefault="002375FA" w:rsidP="002375FA">
            <w:pPr>
              <w:rPr>
                <w:rFonts w:ascii="Arial" w:hAnsi="Arial"/>
                <w:b/>
                <w:bCs/>
                <w:sz w:val="22"/>
                <w:szCs w:val="22"/>
              </w:rPr>
            </w:pPr>
            <w:r>
              <w:rPr>
                <w:rFonts w:ascii="Arial" w:hAnsi="Arial"/>
                <w:b/>
                <w:bCs/>
                <w:sz w:val="22"/>
                <w:szCs w:val="22"/>
              </w:rPr>
              <w:t>Marketing Team User</w:t>
            </w:r>
          </w:p>
        </w:tc>
      </w:tr>
      <w:tr w:rsidR="002375FA" w:rsidRPr="000C6CA7" w14:paraId="294E5601" w14:textId="77777777" w:rsidTr="1626D3F6">
        <w:tc>
          <w:tcPr>
            <w:tcW w:w="1373" w:type="dxa"/>
            <w:vAlign w:val="center"/>
          </w:tcPr>
          <w:p w14:paraId="6DF1C1F5" w14:textId="77777777" w:rsidR="002375FA" w:rsidRPr="000C6CA7" w:rsidRDefault="002375FA" w:rsidP="002375FA">
            <w:pPr>
              <w:jc w:val="center"/>
              <w:rPr>
                <w:rFonts w:ascii="Arial" w:hAnsi="Arial"/>
                <w:b/>
                <w:bCs/>
                <w:sz w:val="22"/>
                <w:szCs w:val="22"/>
              </w:rPr>
            </w:pPr>
            <w:r>
              <w:rPr>
                <w:rFonts w:ascii="Arial" w:hAnsi="Arial"/>
                <w:b/>
                <w:bCs/>
                <w:sz w:val="22"/>
                <w:szCs w:val="22"/>
              </w:rPr>
              <w:t>Related Use Cases (if any)</w:t>
            </w:r>
          </w:p>
        </w:tc>
        <w:tc>
          <w:tcPr>
            <w:tcW w:w="3163" w:type="dxa"/>
            <w:gridSpan w:val="2"/>
          </w:tcPr>
          <w:p w14:paraId="6EAACB83" w14:textId="77777777" w:rsidR="002375FA" w:rsidRPr="000C6CA7" w:rsidRDefault="002375FA" w:rsidP="002375FA">
            <w:pPr>
              <w:rPr>
                <w:rFonts w:ascii="Arial" w:hAnsi="Arial"/>
                <w:b/>
                <w:bCs/>
                <w:sz w:val="22"/>
                <w:szCs w:val="22"/>
              </w:rPr>
            </w:pPr>
            <w:r>
              <w:rPr>
                <w:rFonts w:ascii="Arial" w:hAnsi="Arial"/>
                <w:b/>
                <w:bCs/>
                <w:sz w:val="22"/>
                <w:szCs w:val="22"/>
              </w:rPr>
              <w:t>View Result, Report Inaccurate Analysis</w:t>
            </w:r>
          </w:p>
        </w:tc>
      </w:tr>
      <w:tr w:rsidR="002375FA" w:rsidRPr="000C6CA7" w14:paraId="31F62C7F" w14:textId="77777777" w:rsidTr="1626D3F6">
        <w:tc>
          <w:tcPr>
            <w:tcW w:w="1373" w:type="dxa"/>
            <w:vAlign w:val="center"/>
          </w:tcPr>
          <w:p w14:paraId="3D46301E" w14:textId="77777777" w:rsidR="002375FA" w:rsidRPr="000C6CA7" w:rsidRDefault="002375FA" w:rsidP="002375FA">
            <w:pPr>
              <w:jc w:val="center"/>
              <w:rPr>
                <w:rFonts w:ascii="Arial" w:hAnsi="Arial"/>
                <w:b/>
                <w:bCs/>
                <w:sz w:val="22"/>
                <w:szCs w:val="22"/>
              </w:rPr>
            </w:pPr>
            <w:r>
              <w:rPr>
                <w:rFonts w:ascii="Arial" w:hAnsi="Arial"/>
                <w:b/>
                <w:bCs/>
                <w:sz w:val="22"/>
                <w:szCs w:val="22"/>
              </w:rPr>
              <w:t>Preconditions</w:t>
            </w:r>
          </w:p>
        </w:tc>
        <w:tc>
          <w:tcPr>
            <w:tcW w:w="3163" w:type="dxa"/>
            <w:gridSpan w:val="2"/>
          </w:tcPr>
          <w:p w14:paraId="48B0BAE0" w14:textId="77777777" w:rsidR="002375FA" w:rsidRPr="000C6CA7" w:rsidRDefault="002375FA" w:rsidP="00083E66">
            <w:pPr>
              <w:pStyle w:val="ListParagraph"/>
              <w:numPr>
                <w:ilvl w:val="0"/>
                <w:numId w:val="5"/>
              </w:numPr>
              <w:rPr>
                <w:rFonts w:ascii="Arial" w:hAnsi="Arial"/>
                <w:b/>
                <w:bCs/>
                <w:sz w:val="22"/>
                <w:szCs w:val="22"/>
              </w:rPr>
            </w:pPr>
            <w:r>
              <w:rPr>
                <w:rFonts w:ascii="Arial" w:hAnsi="Arial"/>
                <w:b/>
                <w:bCs/>
                <w:sz w:val="22"/>
                <w:szCs w:val="22"/>
              </w:rPr>
              <w:t>The Marketing Team User has accessed View Result page</w:t>
            </w:r>
          </w:p>
          <w:p w14:paraId="3EFE0442" w14:textId="77777777" w:rsidR="002375FA" w:rsidRPr="000C6CA7" w:rsidRDefault="002375FA" w:rsidP="00083E66">
            <w:pPr>
              <w:pStyle w:val="ListParagraph"/>
              <w:numPr>
                <w:ilvl w:val="0"/>
                <w:numId w:val="5"/>
              </w:numPr>
              <w:rPr>
                <w:rFonts w:ascii="Arial" w:hAnsi="Arial"/>
                <w:b/>
                <w:bCs/>
                <w:sz w:val="22"/>
                <w:szCs w:val="22"/>
              </w:rPr>
            </w:pPr>
            <w:r>
              <w:rPr>
                <w:rFonts w:ascii="Arial" w:hAnsi="Arial"/>
                <w:b/>
                <w:bCs/>
                <w:sz w:val="22"/>
                <w:szCs w:val="22"/>
              </w:rPr>
              <w:t xml:space="preserve">Post analysis is complete with sentiment scores, emotions, aspects, and confidence </w:t>
            </w:r>
          </w:p>
        </w:tc>
      </w:tr>
      <w:tr w:rsidR="002375FA" w:rsidRPr="000C6CA7" w14:paraId="4E71D494" w14:textId="77777777" w:rsidTr="1626D3F6">
        <w:tc>
          <w:tcPr>
            <w:tcW w:w="1373" w:type="dxa"/>
            <w:vAlign w:val="center"/>
          </w:tcPr>
          <w:p w14:paraId="4C15D9C8" w14:textId="77777777" w:rsidR="002375FA" w:rsidRPr="000C6CA7" w:rsidRDefault="002375FA" w:rsidP="002375FA">
            <w:pPr>
              <w:jc w:val="center"/>
              <w:rPr>
                <w:rFonts w:ascii="Arial" w:hAnsi="Arial"/>
                <w:b/>
                <w:bCs/>
                <w:sz w:val="22"/>
                <w:szCs w:val="22"/>
              </w:rPr>
            </w:pPr>
            <w:r>
              <w:rPr>
                <w:rFonts w:ascii="Arial" w:hAnsi="Arial"/>
                <w:b/>
                <w:bCs/>
                <w:sz w:val="22"/>
                <w:szCs w:val="22"/>
              </w:rPr>
              <w:t>Postconditions</w:t>
            </w:r>
          </w:p>
        </w:tc>
        <w:tc>
          <w:tcPr>
            <w:tcW w:w="3163" w:type="dxa"/>
            <w:gridSpan w:val="2"/>
          </w:tcPr>
          <w:p w14:paraId="7D5098BB" w14:textId="77777777" w:rsidR="002375FA" w:rsidRPr="000C6CA7" w:rsidRDefault="002375FA" w:rsidP="00083E66">
            <w:pPr>
              <w:pStyle w:val="ListParagraph"/>
              <w:numPr>
                <w:ilvl w:val="0"/>
                <w:numId w:val="5"/>
              </w:numPr>
              <w:rPr>
                <w:rFonts w:ascii="Arial" w:hAnsi="Arial"/>
                <w:b/>
                <w:bCs/>
                <w:sz w:val="22"/>
                <w:szCs w:val="22"/>
              </w:rPr>
            </w:pPr>
            <w:r>
              <w:rPr>
                <w:rFonts w:ascii="Arial" w:hAnsi="Arial"/>
                <w:b/>
                <w:bCs/>
                <w:sz w:val="22"/>
                <w:szCs w:val="22"/>
              </w:rPr>
              <w:t>User successfully views the list of analyzed posts</w:t>
            </w:r>
          </w:p>
          <w:p w14:paraId="18003E4A" w14:textId="77777777" w:rsidR="002375FA" w:rsidRPr="000C6CA7" w:rsidRDefault="002375FA" w:rsidP="00083E66">
            <w:pPr>
              <w:pStyle w:val="ListParagraph"/>
              <w:numPr>
                <w:ilvl w:val="0"/>
                <w:numId w:val="5"/>
              </w:numPr>
              <w:rPr>
                <w:rFonts w:ascii="Arial" w:hAnsi="Arial"/>
                <w:b/>
                <w:bCs/>
                <w:sz w:val="22"/>
                <w:szCs w:val="22"/>
              </w:rPr>
            </w:pPr>
            <w:r>
              <w:rPr>
                <w:rFonts w:ascii="Arial" w:hAnsi="Arial"/>
                <w:b/>
                <w:bCs/>
                <w:sz w:val="22"/>
                <w:szCs w:val="22"/>
              </w:rPr>
              <w:t>User can filter and sort posts by multiple criteria</w:t>
            </w:r>
          </w:p>
          <w:p w14:paraId="5C625634" w14:textId="77777777" w:rsidR="002375FA" w:rsidRPr="000C6CA7" w:rsidRDefault="002375FA" w:rsidP="00083E66">
            <w:pPr>
              <w:pStyle w:val="whitespace-normal"/>
              <w:numPr>
                <w:ilvl w:val="0"/>
                <w:numId w:val="5"/>
              </w:numPr>
              <w:rPr>
                <w:rFonts w:ascii="Arial" w:hAnsi="Arial"/>
                <w:b/>
                <w:bCs/>
                <w:sz w:val="22"/>
                <w:szCs w:val="22"/>
              </w:rPr>
            </w:pPr>
            <w:r>
              <w:rPr>
                <w:rFonts w:ascii="Arial" w:hAnsi="Arial"/>
                <w:b/>
                <w:bCs/>
                <w:sz w:val="22"/>
                <w:szCs w:val="22"/>
              </w:rPr>
              <w:t>User returns to the View Result dashboard</w:t>
            </w:r>
          </w:p>
          <w:p w14:paraId="4391E102" w14:textId="77777777" w:rsidR="002375FA" w:rsidRPr="000C6CA7" w:rsidRDefault="002375FA" w:rsidP="00083E66">
            <w:pPr>
              <w:pStyle w:val="ListParagraph"/>
              <w:numPr>
                <w:ilvl w:val="0"/>
                <w:numId w:val="5"/>
              </w:numPr>
              <w:rPr>
                <w:rFonts w:ascii="Arial" w:hAnsi="Arial"/>
                <w:b/>
                <w:bCs/>
                <w:sz w:val="22"/>
                <w:szCs w:val="22"/>
              </w:rPr>
            </w:pPr>
            <w:r>
              <w:rPr>
                <w:rFonts w:ascii="Arial" w:hAnsi="Arial"/>
                <w:b/>
                <w:bCs/>
                <w:sz w:val="22"/>
                <w:szCs w:val="22"/>
              </w:rPr>
              <w:t>User can report inaccurate analysis for individual posts</w:t>
            </w:r>
          </w:p>
        </w:tc>
      </w:tr>
      <w:tr w:rsidR="002375FA" w:rsidRPr="000C6CA7" w14:paraId="22D90D3A" w14:textId="77777777" w:rsidTr="1626D3F6">
        <w:tc>
          <w:tcPr>
            <w:tcW w:w="1373" w:type="dxa"/>
            <w:vMerge w:val="restart"/>
            <w:vAlign w:val="center"/>
          </w:tcPr>
          <w:p w14:paraId="7FF51D36" w14:textId="77777777" w:rsidR="002375FA" w:rsidRPr="000C6CA7" w:rsidRDefault="002375FA" w:rsidP="002375FA">
            <w:pPr>
              <w:jc w:val="center"/>
              <w:rPr>
                <w:rFonts w:ascii="Arial" w:hAnsi="Arial"/>
                <w:b/>
                <w:bCs/>
                <w:sz w:val="22"/>
                <w:szCs w:val="22"/>
              </w:rPr>
            </w:pPr>
            <w:r>
              <w:rPr>
                <w:rFonts w:ascii="Arial" w:hAnsi="Arial"/>
                <w:b/>
                <w:bCs/>
                <w:sz w:val="22"/>
                <w:szCs w:val="22"/>
              </w:rPr>
              <w:t>Flow of Activities</w:t>
            </w:r>
          </w:p>
        </w:tc>
        <w:tc>
          <w:tcPr>
            <w:tcW w:w="1538" w:type="dxa"/>
          </w:tcPr>
          <w:p w14:paraId="796E8C96" w14:textId="77777777" w:rsidR="002375FA" w:rsidRPr="000C6CA7" w:rsidRDefault="002375FA" w:rsidP="002375FA">
            <w:pPr>
              <w:jc w:val="center"/>
              <w:rPr>
                <w:rFonts w:ascii="Arial" w:hAnsi="Arial"/>
                <w:b/>
                <w:bCs/>
                <w:sz w:val="22"/>
                <w:szCs w:val="22"/>
              </w:rPr>
            </w:pPr>
            <w:r>
              <w:rPr>
                <w:rFonts w:ascii="Arial" w:hAnsi="Arial"/>
                <w:b/>
                <w:bCs/>
                <w:sz w:val="22"/>
                <w:szCs w:val="22"/>
              </w:rPr>
              <w:t>Marketing Team User</w:t>
            </w:r>
          </w:p>
        </w:tc>
        <w:tc>
          <w:tcPr>
            <w:tcW w:w="1625" w:type="dxa"/>
          </w:tcPr>
          <w:p w14:paraId="21144CF5" w14:textId="77777777" w:rsidR="002375FA" w:rsidRPr="000C6CA7" w:rsidRDefault="002375FA" w:rsidP="002375FA">
            <w:pPr>
              <w:jc w:val="center"/>
              <w:rPr>
                <w:rFonts w:ascii="Arial" w:hAnsi="Arial"/>
                <w:b/>
                <w:bCs/>
                <w:sz w:val="22"/>
                <w:szCs w:val="22"/>
              </w:rPr>
            </w:pPr>
            <w:r>
              <w:rPr>
                <w:rFonts w:ascii="Arial" w:hAnsi="Arial"/>
                <w:b/>
                <w:bCs/>
                <w:sz w:val="22"/>
                <w:szCs w:val="22"/>
              </w:rPr>
              <w:t>System</w:t>
            </w:r>
          </w:p>
        </w:tc>
      </w:tr>
      <w:tr w:rsidR="002375FA" w:rsidRPr="000C6CA7" w14:paraId="13F31184" w14:textId="77777777" w:rsidTr="1626D3F6">
        <w:tc>
          <w:tcPr>
            <w:tcW w:w="1373" w:type="dxa"/>
            <w:vMerge/>
            <w:vAlign w:val="center"/>
          </w:tcPr>
          <w:p w14:paraId="7BDD22B6" w14:textId="77777777" w:rsidR="002375FA" w:rsidRPr="000C6CA7" w:rsidRDefault="002375FA" w:rsidP="002375FA">
            <w:pPr>
              <w:jc w:val="center"/>
              <w:rPr>
                <w:rFonts w:ascii="Arial" w:hAnsi="Arial"/>
                <w:b/>
                <w:bCs/>
                <w:sz w:val="22"/>
                <w:szCs w:val="22"/>
              </w:rPr>
            </w:pPr>
          </w:p>
        </w:tc>
        <w:tc>
          <w:tcPr>
            <w:tcW w:w="1538" w:type="dxa"/>
          </w:tcPr>
          <w:p w14:paraId="6D89AC9B" w14:textId="77777777" w:rsidR="002375FA" w:rsidRPr="000C6CA7" w:rsidRDefault="002375FA" w:rsidP="002375FA">
            <w:pPr>
              <w:tabs>
                <w:tab w:val="left" w:pos="1084"/>
              </w:tabs>
              <w:spacing w:line="276" w:lineRule="auto"/>
              <w:rPr>
                <w:rFonts w:ascii="Arial" w:hAnsi="Arial"/>
                <w:b/>
                <w:bCs/>
                <w:sz w:val="22"/>
                <w:szCs w:val="22"/>
              </w:rPr>
            </w:pPr>
          </w:p>
          <w:p w14:paraId="55AFA653" w14:textId="77777777" w:rsidR="002375FA" w:rsidRPr="000C6CA7" w:rsidRDefault="002375FA" w:rsidP="00083E66">
            <w:pPr>
              <w:pStyle w:val="ListParagraph"/>
              <w:numPr>
                <w:ilvl w:val="0"/>
                <w:numId w:val="21"/>
              </w:numPr>
              <w:spacing w:line="276" w:lineRule="auto"/>
              <w:rPr>
                <w:rFonts w:ascii="Arial" w:hAnsi="Arial"/>
                <w:b/>
                <w:bCs/>
                <w:sz w:val="22"/>
                <w:szCs w:val="22"/>
              </w:rPr>
            </w:pPr>
            <w:r>
              <w:rPr>
                <w:rFonts w:ascii="Arial" w:hAnsi="Arial"/>
                <w:b/>
                <w:bCs/>
                <w:sz w:val="22"/>
                <w:szCs w:val="22"/>
              </w:rPr>
              <w:t>Clicks on the posts card</w:t>
            </w:r>
          </w:p>
          <w:p w14:paraId="4E8CAD45" w14:textId="77777777" w:rsidR="002375FA" w:rsidRPr="000C6CA7" w:rsidRDefault="002375FA" w:rsidP="002375FA">
            <w:pPr>
              <w:pStyle w:val="ListParagraph"/>
              <w:spacing w:line="276" w:lineRule="auto"/>
              <w:ind w:left="360"/>
              <w:rPr>
                <w:rFonts w:ascii="Arial" w:hAnsi="Arial"/>
                <w:b/>
                <w:bCs/>
                <w:sz w:val="22"/>
                <w:szCs w:val="22"/>
              </w:rPr>
            </w:pPr>
          </w:p>
          <w:p w14:paraId="05E01838" w14:textId="77777777" w:rsidR="002375FA" w:rsidRPr="000C6CA7" w:rsidRDefault="002375FA" w:rsidP="002375FA">
            <w:pPr>
              <w:pStyle w:val="ListParagraph"/>
              <w:spacing w:line="276" w:lineRule="auto"/>
              <w:ind w:left="360"/>
              <w:rPr>
                <w:rFonts w:ascii="Arial" w:hAnsi="Arial"/>
                <w:b/>
                <w:bCs/>
                <w:sz w:val="22"/>
                <w:szCs w:val="22"/>
              </w:rPr>
            </w:pPr>
          </w:p>
          <w:p w14:paraId="010DE242" w14:textId="77777777" w:rsidR="002375FA" w:rsidRPr="000C6CA7" w:rsidRDefault="002375FA" w:rsidP="002375FA">
            <w:pPr>
              <w:pStyle w:val="ListParagraph"/>
              <w:spacing w:line="276" w:lineRule="auto"/>
              <w:ind w:left="360"/>
              <w:rPr>
                <w:rFonts w:ascii="Arial" w:hAnsi="Arial"/>
                <w:b/>
                <w:bCs/>
                <w:sz w:val="22"/>
                <w:szCs w:val="22"/>
              </w:rPr>
            </w:pPr>
          </w:p>
          <w:p w14:paraId="0CAD9D26" w14:textId="77777777" w:rsidR="002375FA" w:rsidRPr="000C6CA7" w:rsidRDefault="002375FA" w:rsidP="002375FA">
            <w:pPr>
              <w:pStyle w:val="ListParagraph"/>
              <w:spacing w:line="276" w:lineRule="auto"/>
              <w:ind w:left="360"/>
              <w:rPr>
                <w:rFonts w:ascii="Arial" w:hAnsi="Arial"/>
                <w:b/>
                <w:bCs/>
                <w:sz w:val="22"/>
                <w:szCs w:val="22"/>
              </w:rPr>
            </w:pPr>
          </w:p>
          <w:p w14:paraId="7B7283DC" w14:textId="77777777" w:rsidR="002375FA" w:rsidRPr="000C6CA7" w:rsidRDefault="002375FA" w:rsidP="00083E66">
            <w:pPr>
              <w:pStyle w:val="ListParagraph"/>
              <w:numPr>
                <w:ilvl w:val="0"/>
                <w:numId w:val="20"/>
              </w:numPr>
              <w:spacing w:line="276" w:lineRule="auto"/>
              <w:rPr>
                <w:rFonts w:ascii="Arial" w:hAnsi="Arial"/>
                <w:b/>
                <w:bCs/>
                <w:sz w:val="22"/>
                <w:szCs w:val="22"/>
              </w:rPr>
            </w:pPr>
            <w:r>
              <w:rPr>
                <w:rFonts w:ascii="Arial" w:hAnsi="Arial"/>
                <w:b/>
                <w:bCs/>
                <w:sz w:val="22"/>
                <w:szCs w:val="22"/>
              </w:rPr>
              <w:t>Reviews displayed posts</w:t>
            </w:r>
          </w:p>
          <w:p w14:paraId="73397815" w14:textId="77777777" w:rsidR="002375FA" w:rsidRPr="000C6CA7" w:rsidRDefault="002375FA" w:rsidP="00083E66">
            <w:pPr>
              <w:pStyle w:val="ListParagraph"/>
              <w:numPr>
                <w:ilvl w:val="0"/>
                <w:numId w:val="20"/>
              </w:numPr>
              <w:spacing w:line="276" w:lineRule="auto"/>
              <w:rPr>
                <w:rFonts w:ascii="Arial" w:hAnsi="Arial"/>
                <w:b/>
                <w:bCs/>
                <w:sz w:val="22"/>
                <w:szCs w:val="22"/>
              </w:rPr>
            </w:pPr>
            <w:r>
              <w:rPr>
                <w:rFonts w:ascii="Arial" w:hAnsi="Arial"/>
                <w:b/>
                <w:bCs/>
                <w:sz w:val="22"/>
                <w:szCs w:val="22"/>
              </w:rPr>
              <w:t>Optionally apply filters and sorting</w:t>
            </w:r>
          </w:p>
          <w:p w14:paraId="7EC0A819" w14:textId="77777777" w:rsidR="002375FA" w:rsidRPr="000C6CA7" w:rsidRDefault="002375FA" w:rsidP="002375FA">
            <w:pPr>
              <w:spacing w:line="276" w:lineRule="auto"/>
              <w:rPr>
                <w:rFonts w:ascii="Arial" w:hAnsi="Arial"/>
                <w:b/>
                <w:bCs/>
                <w:sz w:val="22"/>
                <w:szCs w:val="22"/>
              </w:rPr>
            </w:pPr>
          </w:p>
          <w:p w14:paraId="3FFDCBA1" w14:textId="77777777" w:rsidR="002375FA" w:rsidRPr="000C6CA7" w:rsidRDefault="002375FA" w:rsidP="00083E66">
            <w:pPr>
              <w:pStyle w:val="ListParagraph"/>
              <w:numPr>
                <w:ilvl w:val="0"/>
                <w:numId w:val="12"/>
              </w:numPr>
              <w:spacing w:line="276" w:lineRule="auto"/>
              <w:rPr>
                <w:rFonts w:ascii="Arial" w:hAnsi="Arial"/>
                <w:b/>
                <w:bCs/>
                <w:sz w:val="22"/>
                <w:szCs w:val="22"/>
                <w:lang w:val="en-US"/>
              </w:rPr>
            </w:pPr>
            <w:r>
              <w:rPr>
                <w:rFonts w:ascii="Arial" w:hAnsi="Arial"/>
                <w:b/>
                <w:bCs/>
                <w:sz w:val="22"/>
                <w:szCs w:val="22"/>
                <w:lang w:val="en-US"/>
              </w:rPr>
              <w:t>Optionally report inaccurate analysis</w:t>
            </w:r>
          </w:p>
          <w:p w14:paraId="0679C5C5" w14:textId="77777777" w:rsidR="002375FA" w:rsidRPr="000C6CA7" w:rsidRDefault="002375FA" w:rsidP="002375FA">
            <w:pPr>
              <w:pStyle w:val="ListParagraph"/>
              <w:spacing w:line="276" w:lineRule="auto"/>
              <w:ind w:left="360"/>
              <w:rPr>
                <w:rFonts w:ascii="Arial" w:hAnsi="Arial"/>
                <w:b/>
                <w:bCs/>
                <w:sz w:val="22"/>
                <w:szCs w:val="22"/>
              </w:rPr>
            </w:pPr>
          </w:p>
        </w:tc>
        <w:tc>
          <w:tcPr>
            <w:tcW w:w="1625" w:type="dxa"/>
          </w:tcPr>
          <w:p w14:paraId="08A4C7B9" w14:textId="77777777" w:rsidR="002375FA" w:rsidRPr="000C6CA7" w:rsidRDefault="002375FA" w:rsidP="002375FA">
            <w:pPr>
              <w:spacing w:line="276" w:lineRule="auto"/>
              <w:rPr>
                <w:rFonts w:ascii="Arial" w:hAnsi="Arial"/>
                <w:b/>
                <w:bCs/>
                <w:sz w:val="22"/>
                <w:szCs w:val="22"/>
              </w:rPr>
            </w:pPr>
          </w:p>
          <w:p w14:paraId="348EBDAE" w14:textId="77777777" w:rsidR="002375FA" w:rsidRPr="000C6CA7" w:rsidRDefault="002375FA" w:rsidP="002375FA">
            <w:pPr>
              <w:spacing w:line="276" w:lineRule="auto"/>
              <w:rPr>
                <w:rFonts w:ascii="Arial" w:hAnsi="Arial"/>
                <w:b/>
                <w:bCs/>
                <w:sz w:val="22"/>
                <w:szCs w:val="22"/>
              </w:rPr>
            </w:pPr>
          </w:p>
          <w:p w14:paraId="630F7BE6" w14:textId="77777777" w:rsidR="002375FA" w:rsidRPr="000C6CA7" w:rsidRDefault="002375FA" w:rsidP="00083E66">
            <w:pPr>
              <w:pStyle w:val="ListParagraph"/>
              <w:numPr>
                <w:ilvl w:val="0"/>
                <w:numId w:val="21"/>
              </w:numPr>
              <w:spacing w:line="276" w:lineRule="auto"/>
              <w:rPr>
                <w:rFonts w:ascii="Arial" w:hAnsi="Arial"/>
                <w:b/>
                <w:bCs/>
                <w:sz w:val="22"/>
                <w:szCs w:val="22"/>
              </w:rPr>
            </w:pPr>
            <w:r>
              <w:rPr>
                <w:rFonts w:ascii="Arial" w:hAnsi="Arial"/>
                <w:b/>
                <w:bCs/>
                <w:sz w:val="22"/>
                <w:szCs w:val="22"/>
              </w:rPr>
              <w:t>Retrieves post &amp; analysis data from database</w:t>
            </w:r>
          </w:p>
          <w:p w14:paraId="64110F87" w14:textId="77777777" w:rsidR="002375FA" w:rsidRPr="000C6CA7" w:rsidRDefault="002375FA" w:rsidP="00083E66">
            <w:pPr>
              <w:pStyle w:val="ListParagraph"/>
              <w:numPr>
                <w:ilvl w:val="0"/>
                <w:numId w:val="21"/>
              </w:numPr>
              <w:spacing w:line="276" w:lineRule="auto"/>
              <w:rPr>
                <w:rFonts w:ascii="Arial" w:hAnsi="Arial"/>
                <w:b/>
                <w:bCs/>
                <w:sz w:val="22"/>
                <w:szCs w:val="22"/>
              </w:rPr>
            </w:pPr>
            <w:r>
              <w:rPr>
                <w:rFonts w:ascii="Arial" w:hAnsi="Arial"/>
                <w:b/>
                <w:bCs/>
                <w:sz w:val="22"/>
                <w:szCs w:val="22"/>
              </w:rPr>
              <w:t>Displays posts in paginated table format: Post text, Sentiment score, Dominant emotion. Detected aspect. Confidence level.</w:t>
            </w:r>
          </w:p>
          <w:p w14:paraId="7D8D9A3C" w14:textId="77777777" w:rsidR="002375FA" w:rsidRPr="000C6CA7" w:rsidRDefault="002375FA" w:rsidP="002375FA">
            <w:pPr>
              <w:spacing w:line="276" w:lineRule="auto"/>
              <w:rPr>
                <w:rFonts w:ascii="Arial" w:hAnsi="Arial"/>
                <w:b/>
                <w:bCs/>
                <w:sz w:val="22"/>
                <w:szCs w:val="22"/>
              </w:rPr>
            </w:pPr>
          </w:p>
          <w:p w14:paraId="3C62FB17" w14:textId="77777777" w:rsidR="002375FA" w:rsidRPr="000C6CA7" w:rsidRDefault="002375FA" w:rsidP="00083E66">
            <w:pPr>
              <w:pStyle w:val="ListParagraph"/>
              <w:numPr>
                <w:ilvl w:val="0"/>
                <w:numId w:val="11"/>
              </w:numPr>
              <w:spacing w:line="276" w:lineRule="auto"/>
              <w:rPr>
                <w:rFonts w:ascii="Arial" w:hAnsi="Arial"/>
                <w:b/>
                <w:bCs/>
                <w:sz w:val="22"/>
                <w:szCs w:val="22"/>
              </w:rPr>
            </w:pPr>
            <w:r>
              <w:rPr>
                <w:rFonts w:ascii="Arial" w:hAnsi="Arial"/>
                <w:b/>
                <w:bCs/>
                <w:sz w:val="22"/>
                <w:szCs w:val="22"/>
              </w:rPr>
              <w:t>Updates view to reflect filters and sorting</w:t>
            </w:r>
          </w:p>
          <w:p w14:paraId="3C476E9B" w14:textId="77777777" w:rsidR="002375FA" w:rsidRPr="000C6CA7" w:rsidRDefault="002375FA" w:rsidP="002375FA">
            <w:pPr>
              <w:spacing w:line="276" w:lineRule="auto"/>
              <w:rPr>
                <w:rFonts w:ascii="Arial" w:hAnsi="Arial"/>
                <w:b/>
                <w:bCs/>
                <w:sz w:val="22"/>
                <w:szCs w:val="22"/>
              </w:rPr>
            </w:pPr>
          </w:p>
          <w:p w14:paraId="1B6B1491" w14:textId="77777777" w:rsidR="002375FA" w:rsidRPr="000C6CA7" w:rsidRDefault="002375FA" w:rsidP="00083E66">
            <w:pPr>
              <w:pStyle w:val="ListParagraph"/>
              <w:numPr>
                <w:ilvl w:val="0"/>
                <w:numId w:val="13"/>
              </w:numPr>
              <w:spacing w:line="276" w:lineRule="auto"/>
              <w:rPr>
                <w:rFonts w:ascii="Arial" w:hAnsi="Arial"/>
                <w:b/>
                <w:bCs/>
                <w:sz w:val="22"/>
                <w:szCs w:val="22"/>
              </w:rPr>
            </w:pPr>
            <w:r>
              <w:rPr>
                <w:rFonts w:ascii="Arial" w:hAnsi="Arial"/>
                <w:b/>
                <w:bCs/>
                <w:sz w:val="22"/>
                <w:szCs w:val="22"/>
              </w:rPr>
              <w:t>Handled by Report Inaccurate Analysis</w:t>
            </w:r>
          </w:p>
          <w:p w14:paraId="7600B37F" w14:textId="77777777" w:rsidR="002375FA" w:rsidRPr="000C6CA7" w:rsidRDefault="002375FA" w:rsidP="002375FA">
            <w:pPr>
              <w:pStyle w:val="ListParagraph"/>
              <w:spacing w:line="276" w:lineRule="auto"/>
              <w:ind w:left="360"/>
              <w:rPr>
                <w:rFonts w:ascii="Arial" w:hAnsi="Arial"/>
                <w:b/>
                <w:bCs/>
                <w:sz w:val="22"/>
                <w:szCs w:val="22"/>
              </w:rPr>
            </w:pPr>
          </w:p>
        </w:tc>
      </w:tr>
      <w:tr w:rsidR="002375FA" w:rsidRPr="000C6CA7" w14:paraId="33883B6D" w14:textId="77777777" w:rsidTr="1626D3F6">
        <w:tc>
          <w:tcPr>
            <w:tcW w:w="1373" w:type="dxa"/>
            <w:vAlign w:val="center"/>
          </w:tcPr>
          <w:p w14:paraId="6EF3AA86" w14:textId="77777777" w:rsidR="002375FA" w:rsidRPr="000C6CA7" w:rsidRDefault="002375FA" w:rsidP="002375FA">
            <w:pPr>
              <w:jc w:val="center"/>
              <w:rPr>
                <w:rFonts w:ascii="Arial" w:hAnsi="Arial"/>
                <w:b/>
                <w:bCs/>
                <w:sz w:val="22"/>
                <w:szCs w:val="22"/>
              </w:rPr>
            </w:pPr>
            <w:r>
              <w:rPr>
                <w:rFonts w:ascii="Arial" w:hAnsi="Arial"/>
                <w:b/>
                <w:bCs/>
                <w:sz w:val="22"/>
                <w:szCs w:val="22"/>
              </w:rPr>
              <w:t>Exception Conditions</w:t>
            </w:r>
          </w:p>
        </w:tc>
        <w:tc>
          <w:tcPr>
            <w:tcW w:w="3163" w:type="dxa"/>
            <w:gridSpan w:val="2"/>
          </w:tcPr>
          <w:p w14:paraId="14E1D204" w14:textId="77777777" w:rsidR="002375FA" w:rsidRPr="000C6CA7" w:rsidRDefault="002375FA" w:rsidP="002375FA">
            <w:pPr>
              <w:rPr>
                <w:rFonts w:ascii="Arial" w:hAnsi="Arial"/>
                <w:b/>
                <w:bCs/>
                <w:sz w:val="22"/>
                <w:szCs w:val="22"/>
              </w:rPr>
            </w:pPr>
            <w:r>
              <w:rPr>
                <w:rFonts w:ascii="Arial" w:hAnsi="Arial"/>
                <w:b/>
                <w:bCs/>
                <w:sz w:val="22"/>
                <w:szCs w:val="22"/>
              </w:rPr>
              <w:t>E2 Database Connection Failure</w:t>
            </w:r>
          </w:p>
          <w:p w14:paraId="3642962E" w14:textId="77777777" w:rsidR="002375FA" w:rsidRPr="000C6CA7" w:rsidRDefault="002375FA" w:rsidP="002375FA">
            <w:pPr>
              <w:keepNext/>
              <w:rPr>
                <w:rFonts w:ascii="Arial" w:hAnsi="Arial"/>
                <w:b/>
                <w:bCs/>
                <w:sz w:val="22"/>
                <w:szCs w:val="22"/>
              </w:rPr>
            </w:pPr>
            <w:r>
              <w:rPr>
                <w:rFonts w:ascii="Arial" w:hAnsi="Arial"/>
                <w:b/>
                <w:bCs/>
                <w:sz w:val="22"/>
                <w:szCs w:val="22"/>
              </w:rPr>
              <w:t>E5 No Posts Match Filter Criteria</w:t>
            </w:r>
          </w:p>
        </w:tc>
      </w:tr>
    </w:tbl>
    <w:p w14:paraId="0C5CA0D6" w14:textId="77777777" w:rsidR="002375FA" w:rsidRDefault="002375FA" w:rsidP="002375FA">
      <w:pPr>
        <w:pStyle w:val="Caption"/>
      </w:pPr>
      <w:bookmarkStart w:id="102" w:name="_Toc229695723"/>
      <w:r>
        <w:t xml:space="preserve">Table </w:t>
      </w:r>
      <w:r>
        <w:fldChar w:fldCharType="begin"/>
      </w:r>
      <w:r>
        <w:instrText xml:space="preserve"> SEQ Table \* ARABIC </w:instrText>
      </w:r>
      <w:r>
        <w:fldChar w:fldCharType="separate"/>
      </w:r>
      <w:r>
        <w:rPr>
          <w:noProof/>
        </w:rPr>
        <w:t>6</w:t>
      </w:r>
      <w:r>
        <w:fldChar w:fldCharType="end"/>
      </w:r>
      <w:r>
        <w:t>: View Posts Use Case Description</w:t>
      </w:r>
      <w:bookmarkEnd w:id="102"/>
    </w:p>
    <w:p w14:paraId="5892FC38" w14:textId="77777777" w:rsidR="000C6CA7" w:rsidRPr="000C6CA7" w:rsidRDefault="000C6CA7" w:rsidP="000C6CA7">
      <w:pPr>
        <w:rPr>
          <w:lang w:val="en-US"/>
        </w:rPr>
      </w:pPr>
      <w:r>
        <w:rPr>
          <w:lang w:val="en-US"/>
        </w:rPr>
        <w:br w:type="page"/>
      </w:r>
    </w:p>
    <w:tbl>
      <w:tblPr>
        <w:tblStyle w:val="TableGrid"/>
        <w:tblW w:w="5000" w:type="pct"/>
        <w:tblLook w:val="04A0" w:firstRow="1" w:lastRow="0" w:firstColumn="1" w:lastColumn="0" w:noHBand="0" w:noVBand="1"/>
      </w:tblPr>
      <w:tblGrid>
        <w:gridCol w:w="2924"/>
        <w:gridCol w:w="3305"/>
        <w:gridCol w:w="3733"/>
      </w:tblGrid>
      <w:tr w:rsidR="002375FA" w:rsidRPr="000C6CA7" w14:paraId="55CBA3F1" w14:textId="77777777" w:rsidTr="1626D3F6">
        <w:tc>
          <w:tcPr>
            <w:tcW w:w="3261" w:type="dxa"/>
            <w:vAlign w:val="center"/>
          </w:tcPr>
          <w:p w14:paraId="19E2DF51" w14:textId="77777777" w:rsidR="002375FA" w:rsidRPr="000C6CA7" w:rsidRDefault="002375FA" w:rsidP="002375FA">
            <w:pPr>
              <w:jc w:val="center"/>
              <w:rPr>
                <w:rFonts w:asciiTheme="minorBidi" w:hAnsiTheme="minorBidi"/>
                <w:b/>
                <w:bCs/>
              </w:rPr>
            </w:pPr>
            <w:r>
              <w:rPr>
                <w:rFonts w:asciiTheme="minorBidi" w:hAnsiTheme="minorBidi"/>
                <w:b/>
                <w:bCs/>
              </w:rPr>
              <w:lastRenderedPageBreak/>
              <w:t>Use Case Name</w:t>
            </w:r>
          </w:p>
        </w:tc>
        <w:tc>
          <w:tcPr>
            <w:tcW w:w="8080" w:type="dxa"/>
            <w:gridSpan w:val="2"/>
          </w:tcPr>
          <w:p w14:paraId="2F9DDA47" w14:textId="77777777" w:rsidR="002375FA" w:rsidRPr="000C6CA7" w:rsidRDefault="002375FA" w:rsidP="002375FA">
            <w:pPr>
              <w:rPr>
                <w:rFonts w:asciiTheme="minorBidi" w:hAnsiTheme="minorBidi"/>
              </w:rPr>
            </w:pPr>
            <w:r>
              <w:rPr>
                <w:rFonts w:asciiTheme="minorBidi" w:hAnsiTheme="minorBidi"/>
              </w:rPr>
              <w:t>View Aspects</w:t>
            </w:r>
          </w:p>
        </w:tc>
      </w:tr>
      <w:tr w:rsidR="002375FA" w:rsidRPr="000C6CA7" w14:paraId="7C635A21" w14:textId="77777777" w:rsidTr="1626D3F6">
        <w:tc>
          <w:tcPr>
            <w:tcW w:w="3261" w:type="dxa"/>
            <w:vAlign w:val="center"/>
          </w:tcPr>
          <w:p w14:paraId="005D3FB4" w14:textId="77777777" w:rsidR="002375FA" w:rsidRPr="000C6CA7" w:rsidRDefault="002375FA" w:rsidP="002375FA">
            <w:pPr>
              <w:jc w:val="center"/>
              <w:rPr>
                <w:rFonts w:asciiTheme="minorBidi" w:hAnsiTheme="minorBidi"/>
                <w:b/>
                <w:bCs/>
              </w:rPr>
            </w:pPr>
            <w:r>
              <w:rPr>
                <w:rFonts w:asciiTheme="minorBidi" w:hAnsiTheme="minorBidi"/>
                <w:b/>
                <w:bCs/>
              </w:rPr>
              <w:t>Scenario</w:t>
            </w:r>
          </w:p>
        </w:tc>
        <w:tc>
          <w:tcPr>
            <w:tcW w:w="8080" w:type="dxa"/>
            <w:gridSpan w:val="2"/>
          </w:tcPr>
          <w:p w14:paraId="14618621" w14:textId="77777777" w:rsidR="002375FA" w:rsidRPr="000C6CA7" w:rsidRDefault="002375FA" w:rsidP="002375FA">
            <w:pPr>
              <w:rPr>
                <w:rFonts w:asciiTheme="minorBidi" w:hAnsiTheme="minorBidi"/>
              </w:rPr>
            </w:pPr>
            <w:r>
              <w:rPr>
                <w:rFonts w:asciiTheme="minorBidi" w:hAnsiTheme="minorBidi"/>
              </w:rPr>
              <w:t>Team User views the aspect breakdown of a sentiment analysis report</w:t>
            </w:r>
          </w:p>
        </w:tc>
      </w:tr>
      <w:tr w:rsidR="002375FA" w:rsidRPr="000C6CA7" w14:paraId="7B2E3F78" w14:textId="77777777" w:rsidTr="1626D3F6">
        <w:tc>
          <w:tcPr>
            <w:tcW w:w="3261" w:type="dxa"/>
            <w:vAlign w:val="center"/>
          </w:tcPr>
          <w:p w14:paraId="0A85B0C3" w14:textId="77777777" w:rsidR="002375FA" w:rsidRPr="000C6CA7" w:rsidRDefault="002375FA" w:rsidP="002375FA">
            <w:pPr>
              <w:jc w:val="center"/>
              <w:rPr>
                <w:rFonts w:asciiTheme="minorBidi" w:hAnsiTheme="minorBidi"/>
                <w:b/>
                <w:bCs/>
              </w:rPr>
            </w:pPr>
            <w:r>
              <w:rPr>
                <w:rFonts w:asciiTheme="minorBidi" w:hAnsiTheme="minorBidi"/>
                <w:b/>
                <w:bCs/>
              </w:rPr>
              <w:t>Triggering Event</w:t>
            </w:r>
          </w:p>
        </w:tc>
        <w:tc>
          <w:tcPr>
            <w:tcW w:w="8080" w:type="dxa"/>
            <w:gridSpan w:val="2"/>
          </w:tcPr>
          <w:p w14:paraId="45DAEFCC" w14:textId="77777777" w:rsidR="002375FA" w:rsidRPr="000C6CA7" w:rsidRDefault="002375FA" w:rsidP="002375FA">
            <w:pPr>
              <w:rPr>
                <w:rFonts w:asciiTheme="minorBidi" w:hAnsiTheme="minorBidi"/>
              </w:rPr>
            </w:pPr>
            <w:r>
              <w:rPr>
                <w:rFonts w:asciiTheme="minorBidi" w:hAnsiTheme="minorBidi"/>
              </w:rPr>
              <w:t>User clicks on the aspects card/section within the View Result dashboard</w:t>
            </w:r>
          </w:p>
        </w:tc>
      </w:tr>
      <w:tr w:rsidR="002375FA" w:rsidRPr="000C6CA7" w14:paraId="3CA45FA3" w14:textId="77777777" w:rsidTr="1626D3F6">
        <w:tc>
          <w:tcPr>
            <w:tcW w:w="3261" w:type="dxa"/>
            <w:vAlign w:val="center"/>
          </w:tcPr>
          <w:p w14:paraId="3845E10B" w14:textId="77777777" w:rsidR="002375FA" w:rsidRPr="000C6CA7" w:rsidRDefault="002375FA" w:rsidP="002375FA">
            <w:pPr>
              <w:jc w:val="center"/>
              <w:rPr>
                <w:rFonts w:asciiTheme="minorBidi" w:hAnsiTheme="minorBidi"/>
                <w:b/>
                <w:bCs/>
              </w:rPr>
            </w:pPr>
            <w:r>
              <w:rPr>
                <w:rFonts w:asciiTheme="minorBidi" w:hAnsiTheme="minorBidi"/>
                <w:b/>
                <w:bCs/>
              </w:rPr>
              <w:t>Brief Description</w:t>
            </w:r>
          </w:p>
        </w:tc>
        <w:tc>
          <w:tcPr>
            <w:tcW w:w="8080" w:type="dxa"/>
            <w:gridSpan w:val="2"/>
          </w:tcPr>
          <w:p w14:paraId="6BD745F9" w14:textId="77777777" w:rsidR="002375FA" w:rsidRPr="000C6CA7" w:rsidRDefault="002375FA" w:rsidP="1626D3F6">
            <w:pPr>
              <w:rPr>
                <w:rFonts w:asciiTheme="minorBidi" w:hAnsiTheme="minorBidi"/>
                <w:lang w:val="en-US"/>
              </w:rPr>
            </w:pPr>
            <w:r>
              <w:rPr>
                <w:rFonts w:asciiTheme="minorBidi" w:hAnsiTheme="minorBidi"/>
                <w:lang w:val="en-US"/>
              </w:rPr>
              <w:t>This use case allows the Marketing Team User to view a detailed breakdown of aspects detected in analyzed social media posts. The aspects view displays aspect types ranked by frequency (number of posts mentioning each aspect), along with corresponding sentiment scores, emotion distribution per aspect, and post counts. This enables marketing teams to identify which specific areas (product, service, pricing, delivery, customer service, etc.) are driving customer sentiment and where attention is needed.</w:t>
            </w:r>
          </w:p>
        </w:tc>
      </w:tr>
      <w:tr w:rsidR="002375FA" w:rsidRPr="000C6CA7" w14:paraId="02EDB66E" w14:textId="77777777" w:rsidTr="1626D3F6">
        <w:tc>
          <w:tcPr>
            <w:tcW w:w="3261" w:type="dxa"/>
            <w:vAlign w:val="center"/>
          </w:tcPr>
          <w:p w14:paraId="08F5C590" w14:textId="77777777" w:rsidR="002375FA" w:rsidRPr="000C6CA7" w:rsidRDefault="002375FA" w:rsidP="002375FA">
            <w:pPr>
              <w:jc w:val="center"/>
              <w:rPr>
                <w:rFonts w:asciiTheme="minorBidi" w:hAnsiTheme="minorBidi"/>
                <w:b/>
                <w:bCs/>
              </w:rPr>
            </w:pPr>
            <w:r>
              <w:rPr>
                <w:rFonts w:asciiTheme="minorBidi" w:hAnsiTheme="minorBidi"/>
                <w:b/>
                <w:bCs/>
              </w:rPr>
              <w:t>Actors</w:t>
            </w:r>
          </w:p>
        </w:tc>
        <w:tc>
          <w:tcPr>
            <w:tcW w:w="8080" w:type="dxa"/>
            <w:gridSpan w:val="2"/>
          </w:tcPr>
          <w:p w14:paraId="57A8D484" w14:textId="77777777" w:rsidR="002375FA" w:rsidRPr="000C6CA7" w:rsidRDefault="002375FA" w:rsidP="002375FA">
            <w:pPr>
              <w:rPr>
                <w:rFonts w:asciiTheme="minorBidi" w:hAnsiTheme="minorBidi"/>
              </w:rPr>
            </w:pPr>
            <w:r>
              <w:rPr>
                <w:rFonts w:asciiTheme="minorBidi" w:hAnsiTheme="minorBidi"/>
              </w:rPr>
              <w:t>Marketing Team User</w:t>
            </w:r>
          </w:p>
        </w:tc>
      </w:tr>
      <w:tr w:rsidR="002375FA" w:rsidRPr="000C6CA7" w14:paraId="14D6B496" w14:textId="77777777" w:rsidTr="1626D3F6">
        <w:tc>
          <w:tcPr>
            <w:tcW w:w="3261" w:type="dxa"/>
            <w:vAlign w:val="center"/>
          </w:tcPr>
          <w:p w14:paraId="747C51B4" w14:textId="77777777" w:rsidR="002375FA" w:rsidRPr="000C6CA7" w:rsidRDefault="002375FA" w:rsidP="002375FA">
            <w:pPr>
              <w:jc w:val="center"/>
              <w:rPr>
                <w:rFonts w:asciiTheme="minorBidi" w:hAnsiTheme="minorBidi"/>
                <w:b/>
                <w:bCs/>
              </w:rPr>
            </w:pPr>
            <w:r>
              <w:rPr>
                <w:rFonts w:asciiTheme="minorBidi" w:hAnsiTheme="minorBidi"/>
                <w:b/>
                <w:bCs/>
              </w:rPr>
              <w:t>Related Use Cases (if any)</w:t>
            </w:r>
          </w:p>
        </w:tc>
        <w:tc>
          <w:tcPr>
            <w:tcW w:w="8080" w:type="dxa"/>
            <w:gridSpan w:val="2"/>
          </w:tcPr>
          <w:p w14:paraId="60576BFD" w14:textId="77777777" w:rsidR="002375FA" w:rsidRPr="000C6CA7" w:rsidRDefault="002375FA" w:rsidP="002375FA">
            <w:pPr>
              <w:rPr>
                <w:rFonts w:asciiTheme="minorBidi" w:hAnsiTheme="minorBidi"/>
              </w:rPr>
            </w:pPr>
            <w:r>
              <w:rPr>
                <w:rFonts w:asciiTheme="minorBidi" w:hAnsiTheme="minorBidi"/>
              </w:rPr>
              <w:t>View Result</w:t>
            </w:r>
          </w:p>
        </w:tc>
      </w:tr>
      <w:tr w:rsidR="002375FA" w:rsidRPr="000C6CA7" w14:paraId="6092A744" w14:textId="77777777" w:rsidTr="1626D3F6">
        <w:tc>
          <w:tcPr>
            <w:tcW w:w="3261" w:type="dxa"/>
            <w:vAlign w:val="center"/>
          </w:tcPr>
          <w:p w14:paraId="0BDA92A5" w14:textId="77777777" w:rsidR="002375FA" w:rsidRPr="000C6CA7" w:rsidRDefault="002375FA" w:rsidP="002375FA">
            <w:pPr>
              <w:jc w:val="center"/>
              <w:rPr>
                <w:rFonts w:asciiTheme="minorBidi" w:hAnsiTheme="minorBidi"/>
                <w:b/>
                <w:bCs/>
              </w:rPr>
            </w:pPr>
            <w:r>
              <w:rPr>
                <w:rFonts w:asciiTheme="minorBidi" w:hAnsiTheme="minorBidi"/>
                <w:b/>
                <w:bCs/>
              </w:rPr>
              <w:t>Preconditions</w:t>
            </w:r>
          </w:p>
        </w:tc>
        <w:tc>
          <w:tcPr>
            <w:tcW w:w="8080" w:type="dxa"/>
            <w:gridSpan w:val="2"/>
          </w:tcPr>
          <w:p w14:paraId="5B38879A" w14:textId="77777777" w:rsidR="002375FA" w:rsidRPr="000C6CA7" w:rsidRDefault="002375FA" w:rsidP="00083E66">
            <w:pPr>
              <w:pStyle w:val="ListParagraph"/>
              <w:numPr>
                <w:ilvl w:val="0"/>
                <w:numId w:val="5"/>
              </w:numPr>
              <w:rPr>
                <w:rFonts w:asciiTheme="minorBidi" w:hAnsiTheme="minorBidi"/>
              </w:rPr>
            </w:pPr>
            <w:r>
              <w:rPr>
                <w:rFonts w:asciiTheme="minorBidi" w:hAnsiTheme="minorBidi"/>
              </w:rPr>
              <w:t>The Marketing Team User has accessed View Result page</w:t>
            </w:r>
          </w:p>
          <w:p w14:paraId="22B6F99C" w14:textId="77777777" w:rsidR="002375FA" w:rsidRPr="000C6CA7" w:rsidRDefault="002375FA" w:rsidP="00083E66">
            <w:pPr>
              <w:pStyle w:val="ListParagraph"/>
              <w:numPr>
                <w:ilvl w:val="0"/>
                <w:numId w:val="5"/>
              </w:numPr>
              <w:rPr>
                <w:rFonts w:asciiTheme="minorBidi" w:hAnsiTheme="minorBidi"/>
                <w:lang w:val="en-US"/>
              </w:rPr>
            </w:pPr>
            <w:r>
              <w:rPr>
                <w:rFonts w:asciiTheme="minorBidi" w:hAnsiTheme="minorBidi"/>
                <w:lang w:val="en-US"/>
              </w:rPr>
              <w:t>The report contains complete analyzed posts with aspects</w:t>
            </w:r>
          </w:p>
        </w:tc>
      </w:tr>
      <w:tr w:rsidR="002375FA" w:rsidRPr="000C6CA7" w14:paraId="5E6C4F76" w14:textId="77777777" w:rsidTr="1626D3F6">
        <w:tc>
          <w:tcPr>
            <w:tcW w:w="3261" w:type="dxa"/>
            <w:vAlign w:val="center"/>
          </w:tcPr>
          <w:p w14:paraId="7527D47C" w14:textId="77777777" w:rsidR="002375FA" w:rsidRPr="000C6CA7" w:rsidRDefault="002375FA" w:rsidP="002375FA">
            <w:pPr>
              <w:jc w:val="center"/>
              <w:rPr>
                <w:rFonts w:asciiTheme="minorBidi" w:hAnsiTheme="minorBidi"/>
                <w:b/>
                <w:bCs/>
              </w:rPr>
            </w:pPr>
            <w:r>
              <w:rPr>
                <w:rFonts w:asciiTheme="minorBidi" w:hAnsiTheme="minorBidi"/>
                <w:b/>
                <w:bCs/>
              </w:rPr>
              <w:t>Postconditions</w:t>
            </w:r>
          </w:p>
        </w:tc>
        <w:tc>
          <w:tcPr>
            <w:tcW w:w="8080" w:type="dxa"/>
            <w:gridSpan w:val="2"/>
          </w:tcPr>
          <w:p w14:paraId="140F91C2" w14:textId="77777777" w:rsidR="002375FA" w:rsidRPr="000C6CA7" w:rsidRDefault="002375FA" w:rsidP="00083E66">
            <w:pPr>
              <w:pStyle w:val="ListParagraph"/>
              <w:numPr>
                <w:ilvl w:val="0"/>
                <w:numId w:val="5"/>
              </w:numPr>
              <w:rPr>
                <w:rFonts w:asciiTheme="minorBidi" w:hAnsiTheme="minorBidi"/>
              </w:rPr>
            </w:pPr>
            <w:r>
              <w:rPr>
                <w:rFonts w:asciiTheme="minorBidi" w:hAnsiTheme="minorBidi"/>
              </w:rPr>
              <w:t>User successfully views the aspect analysis breakdown</w:t>
            </w:r>
          </w:p>
          <w:p w14:paraId="34578AEE" w14:textId="77777777" w:rsidR="002375FA" w:rsidRPr="000C6CA7" w:rsidRDefault="002375FA" w:rsidP="00083E66">
            <w:pPr>
              <w:pStyle w:val="ListParagraph"/>
              <w:numPr>
                <w:ilvl w:val="0"/>
                <w:numId w:val="5"/>
              </w:numPr>
              <w:rPr>
                <w:rFonts w:asciiTheme="minorBidi" w:hAnsiTheme="minorBidi"/>
              </w:rPr>
            </w:pPr>
            <w:r>
              <w:rPr>
                <w:rFonts w:asciiTheme="minorBidi" w:hAnsiTheme="minorBidi"/>
              </w:rPr>
              <w:t>User can filter aspects by aspect type</w:t>
            </w:r>
          </w:p>
          <w:p w14:paraId="1D79A2EE" w14:textId="77777777" w:rsidR="002375FA" w:rsidRPr="000C6CA7" w:rsidRDefault="002375FA" w:rsidP="00083E66">
            <w:pPr>
              <w:pStyle w:val="ListParagraph"/>
              <w:numPr>
                <w:ilvl w:val="0"/>
                <w:numId w:val="5"/>
              </w:numPr>
              <w:rPr>
                <w:rFonts w:asciiTheme="minorBidi" w:hAnsiTheme="minorBidi"/>
              </w:rPr>
            </w:pPr>
            <w:r>
              <w:rPr>
                <w:rFonts w:asciiTheme="minorBidi" w:hAnsiTheme="minorBidi"/>
              </w:rPr>
              <w:t>User returns to the View Result overview</w:t>
            </w:r>
          </w:p>
        </w:tc>
      </w:tr>
      <w:tr w:rsidR="002375FA" w:rsidRPr="000C6CA7" w14:paraId="587A935F" w14:textId="77777777" w:rsidTr="1626D3F6">
        <w:tc>
          <w:tcPr>
            <w:tcW w:w="3261" w:type="dxa"/>
            <w:vMerge w:val="restart"/>
            <w:vAlign w:val="center"/>
          </w:tcPr>
          <w:p w14:paraId="7C315B3F" w14:textId="77777777" w:rsidR="002375FA" w:rsidRPr="000C6CA7" w:rsidRDefault="002375FA" w:rsidP="002375FA">
            <w:pPr>
              <w:jc w:val="center"/>
              <w:rPr>
                <w:rFonts w:asciiTheme="minorBidi" w:hAnsiTheme="minorBidi"/>
                <w:b/>
                <w:bCs/>
              </w:rPr>
            </w:pPr>
            <w:r>
              <w:rPr>
                <w:rFonts w:asciiTheme="minorBidi" w:hAnsiTheme="minorBidi"/>
                <w:b/>
                <w:bCs/>
              </w:rPr>
              <w:t>Flow of Activities</w:t>
            </w:r>
          </w:p>
        </w:tc>
        <w:tc>
          <w:tcPr>
            <w:tcW w:w="3898" w:type="dxa"/>
          </w:tcPr>
          <w:p w14:paraId="0C8689FC" w14:textId="77777777" w:rsidR="002375FA" w:rsidRPr="000C6CA7" w:rsidRDefault="002375FA" w:rsidP="002375FA">
            <w:pPr>
              <w:jc w:val="center"/>
              <w:rPr>
                <w:rFonts w:asciiTheme="minorBidi" w:hAnsiTheme="minorBidi"/>
                <w:b/>
                <w:bCs/>
              </w:rPr>
            </w:pPr>
            <w:r>
              <w:rPr>
                <w:rFonts w:asciiTheme="minorBidi" w:hAnsiTheme="minorBidi"/>
                <w:b/>
                <w:bCs/>
              </w:rPr>
              <w:t>Marketing Team User</w:t>
            </w:r>
          </w:p>
        </w:tc>
        <w:tc>
          <w:tcPr>
            <w:tcW w:w="4182" w:type="dxa"/>
          </w:tcPr>
          <w:p w14:paraId="20683309" w14:textId="77777777" w:rsidR="002375FA" w:rsidRPr="000C6CA7" w:rsidRDefault="002375FA" w:rsidP="002375FA">
            <w:pPr>
              <w:jc w:val="center"/>
              <w:rPr>
                <w:rFonts w:asciiTheme="minorBidi" w:hAnsiTheme="minorBidi"/>
                <w:b/>
              </w:rPr>
            </w:pPr>
            <w:r>
              <w:rPr>
                <w:rFonts w:asciiTheme="minorBidi" w:hAnsiTheme="minorBidi"/>
                <w:b/>
              </w:rPr>
              <w:t>System</w:t>
            </w:r>
          </w:p>
        </w:tc>
      </w:tr>
      <w:tr w:rsidR="002375FA" w:rsidRPr="000C6CA7" w14:paraId="2DFF8692" w14:textId="77777777" w:rsidTr="1626D3F6">
        <w:tc>
          <w:tcPr>
            <w:tcW w:w="3261" w:type="dxa"/>
            <w:vMerge/>
            <w:vAlign w:val="center"/>
          </w:tcPr>
          <w:p w14:paraId="717478B4" w14:textId="77777777" w:rsidR="002375FA" w:rsidRPr="000C6CA7" w:rsidRDefault="002375FA" w:rsidP="002375FA">
            <w:pPr>
              <w:jc w:val="center"/>
              <w:rPr>
                <w:rFonts w:asciiTheme="minorBidi" w:hAnsiTheme="minorBidi"/>
                <w:b/>
                <w:bCs/>
              </w:rPr>
            </w:pPr>
          </w:p>
        </w:tc>
        <w:tc>
          <w:tcPr>
            <w:tcW w:w="3898" w:type="dxa"/>
          </w:tcPr>
          <w:p w14:paraId="1C477F63" w14:textId="77777777" w:rsidR="002375FA" w:rsidRPr="000C6CA7" w:rsidRDefault="002375FA" w:rsidP="002375FA">
            <w:pPr>
              <w:tabs>
                <w:tab w:val="left" w:pos="1084"/>
              </w:tabs>
              <w:spacing w:line="276" w:lineRule="auto"/>
              <w:rPr>
                <w:rFonts w:asciiTheme="minorBidi" w:hAnsiTheme="minorBidi"/>
                <w:b/>
                <w:bCs/>
              </w:rPr>
            </w:pPr>
          </w:p>
          <w:p w14:paraId="7DEEC550" w14:textId="77777777" w:rsidR="002375FA" w:rsidRPr="000C6CA7" w:rsidRDefault="002375FA" w:rsidP="00083E66">
            <w:pPr>
              <w:pStyle w:val="ListParagraph"/>
              <w:numPr>
                <w:ilvl w:val="0"/>
                <w:numId w:val="22"/>
              </w:numPr>
              <w:spacing w:line="276" w:lineRule="auto"/>
              <w:rPr>
                <w:rFonts w:asciiTheme="minorBidi" w:hAnsiTheme="minorBidi"/>
              </w:rPr>
            </w:pPr>
            <w:r>
              <w:rPr>
                <w:rFonts w:asciiTheme="minorBidi" w:hAnsiTheme="minorBidi"/>
              </w:rPr>
              <w:t>Clicks on the aspects card</w:t>
            </w:r>
          </w:p>
          <w:p w14:paraId="4C1491C9" w14:textId="77777777" w:rsidR="002375FA" w:rsidRPr="000C6CA7" w:rsidRDefault="002375FA" w:rsidP="002375FA">
            <w:pPr>
              <w:pStyle w:val="ListParagraph"/>
              <w:spacing w:line="276" w:lineRule="auto"/>
              <w:ind w:left="360"/>
              <w:rPr>
                <w:rFonts w:asciiTheme="minorBidi" w:hAnsiTheme="minorBidi"/>
              </w:rPr>
            </w:pPr>
          </w:p>
          <w:p w14:paraId="4C29B24C" w14:textId="77777777" w:rsidR="002375FA" w:rsidRPr="000C6CA7" w:rsidRDefault="002375FA" w:rsidP="002375FA">
            <w:pPr>
              <w:pStyle w:val="ListParagraph"/>
              <w:spacing w:line="276" w:lineRule="auto"/>
              <w:ind w:left="360"/>
              <w:rPr>
                <w:rFonts w:asciiTheme="minorBidi" w:hAnsiTheme="minorBidi"/>
              </w:rPr>
            </w:pPr>
          </w:p>
          <w:p w14:paraId="76A9E51F" w14:textId="77777777" w:rsidR="002375FA" w:rsidRPr="000C6CA7" w:rsidRDefault="002375FA" w:rsidP="002375FA">
            <w:pPr>
              <w:pStyle w:val="ListParagraph"/>
              <w:spacing w:line="276" w:lineRule="auto"/>
              <w:ind w:left="360"/>
              <w:rPr>
                <w:rFonts w:asciiTheme="minorBidi" w:hAnsiTheme="minorBidi"/>
              </w:rPr>
            </w:pPr>
          </w:p>
          <w:p w14:paraId="6EC7DC75" w14:textId="77777777" w:rsidR="002375FA" w:rsidRPr="000C6CA7" w:rsidRDefault="002375FA" w:rsidP="00083E66">
            <w:pPr>
              <w:pStyle w:val="ListParagraph"/>
              <w:numPr>
                <w:ilvl w:val="0"/>
                <w:numId w:val="21"/>
              </w:numPr>
              <w:spacing w:line="276" w:lineRule="auto"/>
              <w:rPr>
                <w:rFonts w:asciiTheme="minorBidi" w:hAnsiTheme="minorBidi"/>
              </w:rPr>
            </w:pPr>
            <w:r>
              <w:rPr>
                <w:rFonts w:asciiTheme="minorBidi" w:hAnsiTheme="minorBidi"/>
              </w:rPr>
              <w:t>Reviews the displayed aspect analysis and statistics</w:t>
            </w:r>
          </w:p>
          <w:p w14:paraId="04615AA3" w14:textId="77777777" w:rsidR="002375FA" w:rsidRPr="000C6CA7" w:rsidRDefault="002375FA" w:rsidP="00083E66">
            <w:pPr>
              <w:pStyle w:val="ListParagraph"/>
              <w:numPr>
                <w:ilvl w:val="0"/>
                <w:numId w:val="21"/>
              </w:numPr>
              <w:spacing w:line="276" w:lineRule="auto"/>
              <w:rPr>
                <w:rFonts w:asciiTheme="minorBidi" w:hAnsiTheme="minorBidi"/>
              </w:rPr>
            </w:pPr>
            <w:r>
              <w:rPr>
                <w:rFonts w:asciiTheme="minorBidi" w:hAnsiTheme="minorBidi"/>
              </w:rPr>
              <w:t>Returns to View Result overview</w:t>
            </w:r>
          </w:p>
        </w:tc>
        <w:tc>
          <w:tcPr>
            <w:tcW w:w="4182" w:type="dxa"/>
          </w:tcPr>
          <w:p w14:paraId="25DEC282" w14:textId="77777777" w:rsidR="002375FA" w:rsidRPr="000C6CA7" w:rsidRDefault="002375FA" w:rsidP="002375FA">
            <w:pPr>
              <w:spacing w:line="276" w:lineRule="auto"/>
              <w:rPr>
                <w:rFonts w:asciiTheme="minorBidi" w:hAnsiTheme="minorBidi"/>
              </w:rPr>
            </w:pPr>
          </w:p>
          <w:p w14:paraId="6DD8BDE8" w14:textId="77777777" w:rsidR="002375FA" w:rsidRPr="000C6CA7" w:rsidRDefault="002375FA" w:rsidP="002375FA">
            <w:pPr>
              <w:spacing w:line="276" w:lineRule="auto"/>
              <w:rPr>
                <w:rFonts w:asciiTheme="minorBidi" w:hAnsiTheme="minorBidi"/>
              </w:rPr>
            </w:pPr>
          </w:p>
          <w:p w14:paraId="2EFA4E77" w14:textId="77777777" w:rsidR="002375FA" w:rsidRPr="000C6CA7" w:rsidRDefault="002375FA" w:rsidP="00083E66">
            <w:pPr>
              <w:pStyle w:val="ListParagraph"/>
              <w:numPr>
                <w:ilvl w:val="0"/>
                <w:numId w:val="22"/>
              </w:numPr>
              <w:spacing w:line="276" w:lineRule="auto"/>
              <w:rPr>
                <w:rFonts w:asciiTheme="minorBidi" w:hAnsiTheme="minorBidi"/>
              </w:rPr>
            </w:pPr>
            <w:r>
              <w:rPr>
                <w:rFonts w:asciiTheme="minorBidi" w:hAnsiTheme="minorBidi"/>
              </w:rPr>
              <w:t>Retrieves aspect data from database</w:t>
            </w:r>
          </w:p>
          <w:p w14:paraId="53A0F555" w14:textId="77777777" w:rsidR="002375FA" w:rsidRPr="000C6CA7" w:rsidRDefault="002375FA" w:rsidP="00083E66">
            <w:pPr>
              <w:pStyle w:val="ListParagraph"/>
              <w:numPr>
                <w:ilvl w:val="0"/>
                <w:numId w:val="22"/>
              </w:numPr>
              <w:spacing w:line="276" w:lineRule="auto"/>
              <w:rPr>
                <w:rFonts w:asciiTheme="minorBidi" w:hAnsiTheme="minorBidi"/>
              </w:rPr>
            </w:pPr>
            <w:r>
              <w:rPr>
                <w:rFonts w:asciiTheme="minorBidi" w:hAnsiTheme="minorBidi"/>
              </w:rPr>
              <w:t>Displays the aspect analysis data:</w:t>
            </w:r>
          </w:p>
          <w:p w14:paraId="60F0B05E" w14:textId="77777777" w:rsidR="002375FA" w:rsidRPr="000C6CA7" w:rsidRDefault="002375FA" w:rsidP="00083E66">
            <w:pPr>
              <w:pStyle w:val="ListParagraph"/>
              <w:numPr>
                <w:ilvl w:val="1"/>
                <w:numId w:val="22"/>
              </w:numPr>
              <w:ind w:left="1060" w:hanging="340"/>
              <w:rPr>
                <w:rFonts w:asciiTheme="minorBidi" w:hAnsiTheme="minorBidi"/>
              </w:rPr>
            </w:pPr>
            <w:r>
              <w:rPr>
                <w:rFonts w:asciiTheme="minorBidi" w:hAnsiTheme="minorBidi"/>
              </w:rPr>
              <w:t>Aspect name</w:t>
            </w:r>
          </w:p>
          <w:p w14:paraId="0CAAF4F9" w14:textId="77777777" w:rsidR="002375FA" w:rsidRPr="000C6CA7" w:rsidRDefault="002375FA" w:rsidP="00083E66">
            <w:pPr>
              <w:pStyle w:val="ListParagraph"/>
              <w:numPr>
                <w:ilvl w:val="1"/>
                <w:numId w:val="22"/>
              </w:numPr>
              <w:ind w:left="1060" w:hanging="340"/>
              <w:rPr>
                <w:rFonts w:asciiTheme="minorBidi" w:hAnsiTheme="minorBidi"/>
              </w:rPr>
            </w:pPr>
            <w:r>
              <w:rPr>
                <w:rFonts w:asciiTheme="minorBidi" w:hAnsiTheme="minorBidi"/>
              </w:rPr>
              <w:t>Posts included in each aspect</w:t>
            </w:r>
          </w:p>
          <w:p w14:paraId="15849A60" w14:textId="77777777" w:rsidR="002375FA" w:rsidRPr="000C6CA7" w:rsidRDefault="002375FA" w:rsidP="00083E66">
            <w:pPr>
              <w:pStyle w:val="ListParagraph"/>
              <w:numPr>
                <w:ilvl w:val="1"/>
                <w:numId w:val="22"/>
              </w:numPr>
              <w:ind w:left="1060" w:hanging="340"/>
              <w:rPr>
                <w:rFonts w:asciiTheme="minorBidi" w:hAnsiTheme="minorBidi"/>
              </w:rPr>
            </w:pPr>
            <w:r>
              <w:rPr>
                <w:rFonts w:asciiTheme="minorBidi" w:hAnsiTheme="minorBidi"/>
              </w:rPr>
              <w:t>Average score per aspect</w:t>
            </w:r>
          </w:p>
          <w:p w14:paraId="1B2304E8" w14:textId="77777777" w:rsidR="002375FA" w:rsidRPr="000C6CA7" w:rsidRDefault="002375FA" w:rsidP="00083E66">
            <w:pPr>
              <w:pStyle w:val="ListParagraph"/>
              <w:numPr>
                <w:ilvl w:val="1"/>
                <w:numId w:val="22"/>
              </w:numPr>
              <w:ind w:left="1060" w:hanging="340"/>
              <w:rPr>
                <w:rFonts w:asciiTheme="minorBidi" w:hAnsiTheme="minorBidi"/>
              </w:rPr>
            </w:pPr>
            <w:r>
              <w:rPr>
                <w:rFonts w:asciiTheme="minorBidi" w:hAnsiTheme="minorBidi"/>
              </w:rPr>
              <w:t>Emotion distribution</w:t>
            </w:r>
          </w:p>
          <w:p w14:paraId="297FFC51" w14:textId="77777777" w:rsidR="002375FA" w:rsidRPr="000C6CA7" w:rsidRDefault="002375FA" w:rsidP="002375FA">
            <w:pPr>
              <w:spacing w:line="276" w:lineRule="auto"/>
              <w:rPr>
                <w:rFonts w:asciiTheme="minorBidi" w:hAnsiTheme="minorBidi"/>
              </w:rPr>
            </w:pPr>
          </w:p>
        </w:tc>
      </w:tr>
      <w:tr w:rsidR="002375FA" w:rsidRPr="000C6CA7" w14:paraId="3A0F71EE" w14:textId="77777777" w:rsidTr="1626D3F6">
        <w:tc>
          <w:tcPr>
            <w:tcW w:w="3261" w:type="dxa"/>
            <w:vAlign w:val="center"/>
          </w:tcPr>
          <w:p w14:paraId="3EDA4C08" w14:textId="77777777" w:rsidR="002375FA" w:rsidRPr="000C6CA7" w:rsidRDefault="002375FA" w:rsidP="002375FA">
            <w:pPr>
              <w:jc w:val="center"/>
              <w:rPr>
                <w:rFonts w:asciiTheme="minorBidi" w:hAnsiTheme="minorBidi"/>
                <w:b/>
                <w:bCs/>
              </w:rPr>
            </w:pPr>
            <w:r>
              <w:rPr>
                <w:rFonts w:asciiTheme="minorBidi" w:hAnsiTheme="minorBidi"/>
                <w:b/>
                <w:bCs/>
              </w:rPr>
              <w:t>Exception Conditions</w:t>
            </w:r>
          </w:p>
        </w:tc>
        <w:tc>
          <w:tcPr>
            <w:tcW w:w="8080" w:type="dxa"/>
            <w:gridSpan w:val="2"/>
          </w:tcPr>
          <w:p w14:paraId="57A3A333" w14:textId="77777777" w:rsidR="002375FA" w:rsidRPr="000C6CA7" w:rsidRDefault="002375FA" w:rsidP="002375FA">
            <w:pPr>
              <w:rPr>
                <w:rFonts w:asciiTheme="minorBidi" w:hAnsiTheme="minorBidi"/>
              </w:rPr>
            </w:pPr>
            <w:r>
              <w:rPr>
                <w:rFonts w:asciiTheme="minorBidi" w:hAnsiTheme="minorBidi"/>
              </w:rPr>
              <w:t>E1 No Aspects Detected in Analysis</w:t>
            </w:r>
          </w:p>
          <w:p w14:paraId="3BB8C2A1" w14:textId="77777777" w:rsidR="002375FA" w:rsidRPr="000C6CA7" w:rsidRDefault="002375FA" w:rsidP="002375FA">
            <w:pPr>
              <w:keepNext/>
              <w:rPr>
                <w:rFonts w:asciiTheme="minorBidi" w:hAnsiTheme="minorBidi"/>
              </w:rPr>
            </w:pPr>
            <w:r>
              <w:rPr>
                <w:rFonts w:asciiTheme="minorBidi" w:hAnsiTheme="minorBidi"/>
              </w:rPr>
              <w:t>E2 Database Connection Failure</w:t>
            </w:r>
          </w:p>
        </w:tc>
      </w:tr>
    </w:tbl>
    <w:p w14:paraId="7D929053" w14:textId="77777777" w:rsidR="002375FA" w:rsidRDefault="002375FA" w:rsidP="002375FA">
      <w:pPr>
        <w:pStyle w:val="Caption"/>
      </w:pPr>
      <w:bookmarkStart w:id="103" w:name="_Toc229695724"/>
      <w:r>
        <w:t xml:space="preserve">Table </w:t>
      </w:r>
      <w:r>
        <w:fldChar w:fldCharType="begin"/>
      </w:r>
      <w:r>
        <w:instrText xml:space="preserve"> SEQ Table \* ARABIC </w:instrText>
      </w:r>
      <w:r>
        <w:fldChar w:fldCharType="separate"/>
      </w:r>
      <w:r>
        <w:rPr>
          <w:noProof/>
        </w:rPr>
        <w:t>7</w:t>
      </w:r>
      <w:r>
        <w:fldChar w:fldCharType="end"/>
      </w:r>
      <w:r>
        <w:t>: View Aspects Use Case Description</w:t>
      </w:r>
      <w:bookmarkEnd w:id="103"/>
    </w:p>
    <w:p w14:paraId="7AB7AA53" w14:textId="77777777" w:rsidR="000C6CA7" w:rsidRPr="000C6CA7" w:rsidRDefault="000C6CA7" w:rsidP="000C6CA7">
      <w:pPr>
        <w:rPr>
          <w:lang w:val="en-US"/>
        </w:rPr>
      </w:pPr>
      <w:r>
        <w:rPr>
          <w:lang w:val="en-US"/>
        </w:rPr>
        <w:br w:type="page"/>
      </w:r>
    </w:p>
    <w:tbl>
      <w:tblPr>
        <w:tblStyle w:val="TableGrid"/>
        <w:tblW w:w="0" w:type="auto"/>
        <w:tblLook w:val="04A0" w:firstRow="1" w:lastRow="0" w:firstColumn="1" w:lastColumn="0" w:noHBand="0" w:noVBand="1"/>
      </w:tblPr>
      <w:tblGrid>
        <w:gridCol w:w="2920"/>
        <w:gridCol w:w="3299"/>
        <w:gridCol w:w="3743"/>
      </w:tblGrid>
      <w:tr w:rsidR="002375FA" w:rsidRPr="000C6CA7" w14:paraId="3DB1439A" w14:textId="77777777" w:rsidTr="1626D3F6">
        <w:tc>
          <w:tcPr>
            <w:tcW w:w="3261" w:type="dxa"/>
            <w:vAlign w:val="center"/>
          </w:tcPr>
          <w:p w14:paraId="730E1AD3" w14:textId="77777777" w:rsidR="002375FA" w:rsidRPr="000C6CA7" w:rsidRDefault="002375FA" w:rsidP="002375FA">
            <w:pPr>
              <w:jc w:val="center"/>
              <w:rPr>
                <w:rFonts w:asciiTheme="minorBidi" w:hAnsiTheme="minorBidi"/>
                <w:b/>
                <w:bCs/>
              </w:rPr>
            </w:pPr>
            <w:r>
              <w:rPr>
                <w:rFonts w:asciiTheme="minorBidi" w:hAnsiTheme="minorBidi"/>
                <w:b/>
                <w:bCs/>
              </w:rPr>
              <w:lastRenderedPageBreak/>
              <w:t>Use Case Name</w:t>
            </w:r>
          </w:p>
        </w:tc>
        <w:tc>
          <w:tcPr>
            <w:tcW w:w="8080" w:type="dxa"/>
            <w:gridSpan w:val="2"/>
          </w:tcPr>
          <w:p w14:paraId="7F280769" w14:textId="77777777" w:rsidR="002375FA" w:rsidRPr="000C6CA7" w:rsidRDefault="002375FA">
            <w:pPr>
              <w:rPr>
                <w:rFonts w:asciiTheme="minorBidi" w:hAnsiTheme="minorBidi"/>
              </w:rPr>
            </w:pPr>
            <w:r>
              <w:rPr>
                <w:rFonts w:asciiTheme="minorBidi" w:hAnsiTheme="minorBidi"/>
              </w:rPr>
              <w:t>View Status Indicator</w:t>
            </w:r>
          </w:p>
        </w:tc>
      </w:tr>
      <w:tr w:rsidR="002375FA" w:rsidRPr="000C6CA7" w14:paraId="4E1AE817" w14:textId="77777777" w:rsidTr="1626D3F6">
        <w:tc>
          <w:tcPr>
            <w:tcW w:w="3261" w:type="dxa"/>
            <w:vAlign w:val="center"/>
          </w:tcPr>
          <w:p w14:paraId="547B398B" w14:textId="77777777" w:rsidR="002375FA" w:rsidRPr="000C6CA7" w:rsidRDefault="002375FA" w:rsidP="002375FA">
            <w:pPr>
              <w:jc w:val="center"/>
              <w:rPr>
                <w:rFonts w:asciiTheme="minorBidi" w:hAnsiTheme="minorBidi"/>
                <w:b/>
                <w:bCs/>
              </w:rPr>
            </w:pPr>
            <w:r>
              <w:rPr>
                <w:rFonts w:asciiTheme="minorBidi" w:hAnsiTheme="minorBidi"/>
                <w:b/>
                <w:bCs/>
              </w:rPr>
              <w:t>Scenario</w:t>
            </w:r>
          </w:p>
        </w:tc>
        <w:tc>
          <w:tcPr>
            <w:tcW w:w="8080" w:type="dxa"/>
            <w:gridSpan w:val="2"/>
          </w:tcPr>
          <w:p w14:paraId="165B7818" w14:textId="77777777" w:rsidR="002375FA" w:rsidRPr="000C6CA7" w:rsidRDefault="002375FA">
            <w:pPr>
              <w:rPr>
                <w:rFonts w:asciiTheme="minorBidi" w:hAnsiTheme="minorBidi"/>
              </w:rPr>
            </w:pPr>
            <w:r>
              <w:rPr>
                <w:rFonts w:asciiTheme="minorBidi" w:hAnsiTheme="minorBidi"/>
              </w:rPr>
              <w:t xml:space="preserve">Marketing Team User views the overall brand status indicator </w:t>
            </w:r>
          </w:p>
        </w:tc>
      </w:tr>
      <w:tr w:rsidR="002375FA" w:rsidRPr="000C6CA7" w14:paraId="77B10B31" w14:textId="77777777" w:rsidTr="1626D3F6">
        <w:tc>
          <w:tcPr>
            <w:tcW w:w="3261" w:type="dxa"/>
            <w:vAlign w:val="center"/>
          </w:tcPr>
          <w:p w14:paraId="79469D1C" w14:textId="77777777" w:rsidR="002375FA" w:rsidRPr="000C6CA7" w:rsidRDefault="002375FA" w:rsidP="002375FA">
            <w:pPr>
              <w:jc w:val="center"/>
              <w:rPr>
                <w:rFonts w:asciiTheme="minorBidi" w:hAnsiTheme="minorBidi"/>
                <w:b/>
                <w:bCs/>
              </w:rPr>
            </w:pPr>
            <w:r>
              <w:rPr>
                <w:rFonts w:asciiTheme="minorBidi" w:hAnsiTheme="minorBidi"/>
                <w:b/>
                <w:bCs/>
              </w:rPr>
              <w:t>Triggering Event</w:t>
            </w:r>
          </w:p>
        </w:tc>
        <w:tc>
          <w:tcPr>
            <w:tcW w:w="8080" w:type="dxa"/>
            <w:gridSpan w:val="2"/>
          </w:tcPr>
          <w:p w14:paraId="25062473" w14:textId="77777777" w:rsidR="002375FA" w:rsidRPr="000C6CA7" w:rsidRDefault="002375FA">
            <w:pPr>
              <w:rPr>
                <w:rFonts w:asciiTheme="minorBidi" w:hAnsiTheme="minorBidi"/>
              </w:rPr>
            </w:pPr>
            <w:r>
              <w:rPr>
                <w:rFonts w:asciiTheme="minorBidi" w:hAnsiTheme="minorBidi"/>
              </w:rPr>
              <w:t>User clicks on the status indicator card/section within the View Result dashboard</w:t>
            </w:r>
          </w:p>
        </w:tc>
      </w:tr>
      <w:tr w:rsidR="002375FA" w:rsidRPr="000C6CA7" w14:paraId="0F59495E" w14:textId="77777777" w:rsidTr="1626D3F6">
        <w:tc>
          <w:tcPr>
            <w:tcW w:w="3261" w:type="dxa"/>
            <w:vAlign w:val="center"/>
          </w:tcPr>
          <w:p w14:paraId="5E075893" w14:textId="77777777" w:rsidR="002375FA" w:rsidRPr="000C6CA7" w:rsidRDefault="002375FA" w:rsidP="002375FA">
            <w:pPr>
              <w:jc w:val="center"/>
              <w:rPr>
                <w:rFonts w:asciiTheme="minorBidi" w:hAnsiTheme="minorBidi"/>
                <w:b/>
                <w:bCs/>
              </w:rPr>
            </w:pPr>
            <w:r>
              <w:rPr>
                <w:rFonts w:asciiTheme="minorBidi" w:hAnsiTheme="minorBidi"/>
                <w:b/>
                <w:bCs/>
              </w:rPr>
              <w:t>Brief Description</w:t>
            </w:r>
          </w:p>
        </w:tc>
        <w:tc>
          <w:tcPr>
            <w:tcW w:w="8080" w:type="dxa"/>
            <w:gridSpan w:val="2"/>
          </w:tcPr>
          <w:p w14:paraId="5ADDF051" w14:textId="77777777" w:rsidR="002375FA" w:rsidRPr="000C6CA7" w:rsidRDefault="002375FA" w:rsidP="1626D3F6">
            <w:pPr>
              <w:rPr>
                <w:rFonts w:asciiTheme="minorBidi" w:hAnsiTheme="minorBidi"/>
                <w:lang w:val="en-US"/>
              </w:rPr>
            </w:pPr>
            <w:r>
              <w:rPr>
                <w:rFonts w:asciiTheme="minorBidi" w:hAnsiTheme="minorBidi"/>
                <w:lang w:val="en-US"/>
              </w:rPr>
              <w:t>This use case allows the Marketing Team User to view the aggregated brand status indicator, which provides a comprehensive overview of the overall sentiment health. The status indicator displays a color-coded sentiment score, emotion analytics including the dominant emotion and top emotions breakdown, confidence metrics, emotion diversity, and an LLM-generated interpretive comment summarizing the analysis findings.</w:t>
            </w:r>
          </w:p>
        </w:tc>
      </w:tr>
      <w:tr w:rsidR="002375FA" w:rsidRPr="000C6CA7" w14:paraId="221DB9F8" w14:textId="77777777" w:rsidTr="1626D3F6">
        <w:tc>
          <w:tcPr>
            <w:tcW w:w="3261" w:type="dxa"/>
            <w:vAlign w:val="center"/>
          </w:tcPr>
          <w:p w14:paraId="6F604AE0" w14:textId="77777777" w:rsidR="002375FA" w:rsidRPr="000C6CA7" w:rsidRDefault="002375FA" w:rsidP="002375FA">
            <w:pPr>
              <w:jc w:val="center"/>
              <w:rPr>
                <w:rFonts w:asciiTheme="minorBidi" w:hAnsiTheme="minorBidi"/>
                <w:b/>
                <w:bCs/>
              </w:rPr>
            </w:pPr>
            <w:r>
              <w:rPr>
                <w:rFonts w:asciiTheme="minorBidi" w:hAnsiTheme="minorBidi"/>
                <w:b/>
                <w:bCs/>
              </w:rPr>
              <w:t>Actors</w:t>
            </w:r>
          </w:p>
        </w:tc>
        <w:tc>
          <w:tcPr>
            <w:tcW w:w="8080" w:type="dxa"/>
            <w:gridSpan w:val="2"/>
          </w:tcPr>
          <w:p w14:paraId="5C256843" w14:textId="77777777" w:rsidR="002375FA" w:rsidRPr="000C6CA7" w:rsidRDefault="002375FA">
            <w:pPr>
              <w:rPr>
                <w:rFonts w:asciiTheme="minorBidi" w:hAnsiTheme="minorBidi"/>
              </w:rPr>
            </w:pPr>
            <w:r>
              <w:rPr>
                <w:rFonts w:asciiTheme="minorBidi" w:hAnsiTheme="minorBidi"/>
              </w:rPr>
              <w:t>Marketing Team User</w:t>
            </w:r>
          </w:p>
        </w:tc>
      </w:tr>
      <w:tr w:rsidR="002375FA" w:rsidRPr="000C6CA7" w14:paraId="20092DCF" w14:textId="77777777" w:rsidTr="1626D3F6">
        <w:tc>
          <w:tcPr>
            <w:tcW w:w="3261" w:type="dxa"/>
            <w:vAlign w:val="center"/>
          </w:tcPr>
          <w:p w14:paraId="69741A96" w14:textId="77777777" w:rsidR="002375FA" w:rsidRPr="000C6CA7" w:rsidRDefault="002375FA" w:rsidP="002375FA">
            <w:pPr>
              <w:jc w:val="center"/>
              <w:rPr>
                <w:rFonts w:asciiTheme="minorBidi" w:hAnsiTheme="minorBidi"/>
                <w:b/>
                <w:bCs/>
              </w:rPr>
            </w:pPr>
            <w:r>
              <w:rPr>
                <w:rFonts w:asciiTheme="minorBidi" w:hAnsiTheme="minorBidi"/>
                <w:b/>
                <w:bCs/>
              </w:rPr>
              <w:t>Related Use Cases (if any)</w:t>
            </w:r>
          </w:p>
        </w:tc>
        <w:tc>
          <w:tcPr>
            <w:tcW w:w="8080" w:type="dxa"/>
            <w:gridSpan w:val="2"/>
          </w:tcPr>
          <w:p w14:paraId="262CCEE0" w14:textId="77777777" w:rsidR="002375FA" w:rsidRPr="000C6CA7" w:rsidRDefault="002375FA">
            <w:pPr>
              <w:rPr>
                <w:rFonts w:asciiTheme="minorBidi" w:hAnsiTheme="minorBidi"/>
              </w:rPr>
            </w:pPr>
            <w:r>
              <w:rPr>
                <w:rFonts w:asciiTheme="minorBidi" w:hAnsiTheme="minorBidi"/>
              </w:rPr>
              <w:t>View Result</w:t>
            </w:r>
          </w:p>
        </w:tc>
      </w:tr>
      <w:tr w:rsidR="002375FA" w:rsidRPr="000C6CA7" w14:paraId="5CC0E806" w14:textId="77777777" w:rsidTr="1626D3F6">
        <w:tc>
          <w:tcPr>
            <w:tcW w:w="3261" w:type="dxa"/>
            <w:vAlign w:val="center"/>
          </w:tcPr>
          <w:p w14:paraId="1B2F2E26" w14:textId="77777777" w:rsidR="002375FA" w:rsidRPr="000C6CA7" w:rsidRDefault="002375FA" w:rsidP="002375FA">
            <w:pPr>
              <w:jc w:val="center"/>
              <w:rPr>
                <w:rFonts w:asciiTheme="minorBidi" w:hAnsiTheme="minorBidi"/>
                <w:b/>
                <w:bCs/>
              </w:rPr>
            </w:pPr>
            <w:r>
              <w:rPr>
                <w:rFonts w:asciiTheme="minorBidi" w:hAnsiTheme="minorBidi"/>
                <w:b/>
                <w:bCs/>
              </w:rPr>
              <w:t>Preconditions</w:t>
            </w:r>
          </w:p>
        </w:tc>
        <w:tc>
          <w:tcPr>
            <w:tcW w:w="8080" w:type="dxa"/>
            <w:gridSpan w:val="2"/>
          </w:tcPr>
          <w:p w14:paraId="7C0A3A5F" w14:textId="77777777" w:rsidR="002375FA" w:rsidRPr="000C6CA7" w:rsidRDefault="002375FA" w:rsidP="00083E66">
            <w:pPr>
              <w:pStyle w:val="ListParagraph"/>
              <w:numPr>
                <w:ilvl w:val="0"/>
                <w:numId w:val="5"/>
              </w:numPr>
              <w:rPr>
                <w:rFonts w:asciiTheme="minorBidi" w:hAnsiTheme="minorBidi"/>
              </w:rPr>
            </w:pPr>
            <w:r>
              <w:rPr>
                <w:rFonts w:asciiTheme="minorBidi" w:hAnsiTheme="minorBidi"/>
              </w:rPr>
              <w:t>The Marketing Team User has accessed View Result page</w:t>
            </w:r>
          </w:p>
          <w:p w14:paraId="2F6E5529" w14:textId="77777777" w:rsidR="002375FA" w:rsidRPr="000C6CA7" w:rsidRDefault="002375FA" w:rsidP="00083E66">
            <w:pPr>
              <w:pStyle w:val="ListParagraph"/>
              <w:numPr>
                <w:ilvl w:val="0"/>
                <w:numId w:val="5"/>
              </w:numPr>
              <w:rPr>
                <w:rFonts w:asciiTheme="minorBidi" w:hAnsiTheme="minorBidi"/>
              </w:rPr>
            </w:pPr>
            <w:r>
              <w:rPr>
                <w:rFonts w:asciiTheme="minorBidi" w:hAnsiTheme="minorBidi"/>
              </w:rPr>
              <w:t>Aggregated calculations for the report are complete</w:t>
            </w:r>
          </w:p>
          <w:p w14:paraId="36C5C91B" w14:textId="77777777" w:rsidR="002375FA" w:rsidRPr="000C6CA7" w:rsidRDefault="002375FA" w:rsidP="00083E66">
            <w:pPr>
              <w:pStyle w:val="ListParagraph"/>
              <w:numPr>
                <w:ilvl w:val="0"/>
                <w:numId w:val="5"/>
              </w:numPr>
              <w:rPr>
                <w:rFonts w:asciiTheme="minorBidi" w:hAnsiTheme="minorBidi"/>
                <w:lang w:val="en-US"/>
              </w:rPr>
            </w:pPr>
            <w:r>
              <w:rPr>
                <w:rFonts w:asciiTheme="minorBidi" w:hAnsiTheme="minorBidi"/>
                <w:lang w:val="en-US"/>
              </w:rPr>
              <w:t>The report contains analyzed posts</w:t>
            </w:r>
          </w:p>
        </w:tc>
      </w:tr>
      <w:tr w:rsidR="002375FA" w:rsidRPr="000C6CA7" w14:paraId="47FF384E" w14:textId="77777777" w:rsidTr="1626D3F6">
        <w:tc>
          <w:tcPr>
            <w:tcW w:w="3261" w:type="dxa"/>
            <w:vAlign w:val="center"/>
          </w:tcPr>
          <w:p w14:paraId="6F921880" w14:textId="77777777" w:rsidR="002375FA" w:rsidRPr="000C6CA7" w:rsidRDefault="002375FA" w:rsidP="002375FA">
            <w:pPr>
              <w:jc w:val="center"/>
              <w:rPr>
                <w:rFonts w:asciiTheme="minorBidi" w:hAnsiTheme="minorBidi"/>
                <w:b/>
                <w:bCs/>
              </w:rPr>
            </w:pPr>
            <w:r>
              <w:rPr>
                <w:rFonts w:asciiTheme="minorBidi" w:hAnsiTheme="minorBidi"/>
                <w:b/>
                <w:bCs/>
              </w:rPr>
              <w:t>Postconditions</w:t>
            </w:r>
          </w:p>
        </w:tc>
        <w:tc>
          <w:tcPr>
            <w:tcW w:w="8080" w:type="dxa"/>
            <w:gridSpan w:val="2"/>
          </w:tcPr>
          <w:p w14:paraId="52C2DD09" w14:textId="77777777" w:rsidR="002375FA" w:rsidRPr="000C6CA7" w:rsidRDefault="002375FA" w:rsidP="00083E66">
            <w:pPr>
              <w:pStyle w:val="ListParagraph"/>
              <w:numPr>
                <w:ilvl w:val="0"/>
                <w:numId w:val="5"/>
              </w:numPr>
              <w:rPr>
                <w:rFonts w:asciiTheme="minorBidi" w:hAnsiTheme="minorBidi"/>
              </w:rPr>
            </w:pPr>
            <w:r>
              <w:rPr>
                <w:rFonts w:asciiTheme="minorBidi" w:hAnsiTheme="minorBidi"/>
              </w:rPr>
              <w:t>User successfully views the brand status indicator metrics</w:t>
            </w:r>
          </w:p>
          <w:p w14:paraId="18A689C0" w14:textId="77777777" w:rsidR="002375FA" w:rsidRPr="000C6CA7" w:rsidRDefault="002375FA" w:rsidP="00083E66">
            <w:pPr>
              <w:pStyle w:val="ListParagraph"/>
              <w:numPr>
                <w:ilvl w:val="0"/>
                <w:numId w:val="5"/>
              </w:numPr>
              <w:rPr>
                <w:rFonts w:asciiTheme="minorBidi" w:hAnsiTheme="minorBidi"/>
              </w:rPr>
            </w:pPr>
            <w:r>
              <w:rPr>
                <w:rFonts w:asciiTheme="minorBidi" w:hAnsiTheme="minorBidi"/>
              </w:rPr>
              <w:t>User returns to the View Result overview</w:t>
            </w:r>
          </w:p>
        </w:tc>
      </w:tr>
      <w:tr w:rsidR="002375FA" w:rsidRPr="000C6CA7" w14:paraId="625CFBE6" w14:textId="77777777" w:rsidTr="1626D3F6">
        <w:tc>
          <w:tcPr>
            <w:tcW w:w="3261" w:type="dxa"/>
            <w:vMerge w:val="restart"/>
            <w:vAlign w:val="center"/>
          </w:tcPr>
          <w:p w14:paraId="251FF2F6" w14:textId="77777777" w:rsidR="002375FA" w:rsidRPr="000C6CA7" w:rsidRDefault="002375FA" w:rsidP="002375FA">
            <w:pPr>
              <w:jc w:val="center"/>
              <w:rPr>
                <w:rFonts w:asciiTheme="minorBidi" w:hAnsiTheme="minorBidi"/>
                <w:b/>
                <w:bCs/>
              </w:rPr>
            </w:pPr>
            <w:r>
              <w:rPr>
                <w:rFonts w:asciiTheme="minorBidi" w:hAnsiTheme="minorBidi"/>
                <w:b/>
                <w:bCs/>
              </w:rPr>
              <w:t>Flow of Activities</w:t>
            </w:r>
          </w:p>
        </w:tc>
        <w:tc>
          <w:tcPr>
            <w:tcW w:w="3898" w:type="dxa"/>
          </w:tcPr>
          <w:p w14:paraId="55B88D0D" w14:textId="77777777" w:rsidR="002375FA" w:rsidRPr="000C6CA7" w:rsidRDefault="002375FA">
            <w:pPr>
              <w:jc w:val="center"/>
              <w:rPr>
                <w:rFonts w:asciiTheme="minorBidi" w:hAnsiTheme="minorBidi"/>
                <w:b/>
                <w:bCs/>
              </w:rPr>
            </w:pPr>
            <w:r>
              <w:rPr>
                <w:rFonts w:asciiTheme="minorBidi" w:hAnsiTheme="minorBidi"/>
                <w:b/>
                <w:bCs/>
              </w:rPr>
              <w:t>Marketing Team User</w:t>
            </w:r>
          </w:p>
        </w:tc>
        <w:tc>
          <w:tcPr>
            <w:tcW w:w="4182" w:type="dxa"/>
          </w:tcPr>
          <w:p w14:paraId="240802B7" w14:textId="77777777" w:rsidR="002375FA" w:rsidRPr="000C6CA7" w:rsidRDefault="002375FA">
            <w:pPr>
              <w:jc w:val="center"/>
              <w:rPr>
                <w:rFonts w:asciiTheme="minorBidi" w:hAnsiTheme="minorBidi"/>
                <w:b/>
              </w:rPr>
            </w:pPr>
            <w:r>
              <w:rPr>
                <w:rFonts w:asciiTheme="minorBidi" w:hAnsiTheme="minorBidi"/>
                <w:b/>
              </w:rPr>
              <w:t>System</w:t>
            </w:r>
          </w:p>
        </w:tc>
      </w:tr>
      <w:tr w:rsidR="002375FA" w:rsidRPr="000C6CA7" w14:paraId="54BFC39A" w14:textId="77777777" w:rsidTr="1626D3F6">
        <w:tc>
          <w:tcPr>
            <w:tcW w:w="3261" w:type="dxa"/>
            <w:vMerge/>
            <w:vAlign w:val="center"/>
          </w:tcPr>
          <w:p w14:paraId="24388318" w14:textId="77777777" w:rsidR="002375FA" w:rsidRPr="000C6CA7" w:rsidRDefault="002375FA" w:rsidP="002375FA">
            <w:pPr>
              <w:jc w:val="center"/>
              <w:rPr>
                <w:rFonts w:asciiTheme="minorBidi" w:hAnsiTheme="minorBidi"/>
                <w:b/>
                <w:bCs/>
              </w:rPr>
            </w:pPr>
          </w:p>
        </w:tc>
        <w:tc>
          <w:tcPr>
            <w:tcW w:w="3898" w:type="dxa"/>
          </w:tcPr>
          <w:p w14:paraId="2709EFB6" w14:textId="77777777" w:rsidR="002375FA" w:rsidRPr="000C6CA7" w:rsidRDefault="002375FA">
            <w:pPr>
              <w:tabs>
                <w:tab w:val="left" w:pos="1084"/>
              </w:tabs>
              <w:spacing w:line="276" w:lineRule="auto"/>
              <w:rPr>
                <w:rFonts w:asciiTheme="minorBidi" w:hAnsiTheme="minorBidi"/>
                <w:b/>
                <w:bCs/>
              </w:rPr>
            </w:pPr>
          </w:p>
          <w:p w14:paraId="433DD13D" w14:textId="77777777" w:rsidR="002375FA" w:rsidRPr="000C6CA7" w:rsidRDefault="002375FA" w:rsidP="00083E66">
            <w:pPr>
              <w:pStyle w:val="ListParagraph"/>
              <w:numPr>
                <w:ilvl w:val="0"/>
                <w:numId w:val="23"/>
              </w:numPr>
              <w:spacing w:line="276" w:lineRule="auto"/>
              <w:rPr>
                <w:rFonts w:asciiTheme="minorBidi" w:hAnsiTheme="minorBidi"/>
              </w:rPr>
            </w:pPr>
            <w:r>
              <w:rPr>
                <w:rFonts w:asciiTheme="minorBidi" w:hAnsiTheme="minorBidi"/>
              </w:rPr>
              <w:t>Clicks on the status indicator card</w:t>
            </w:r>
          </w:p>
          <w:p w14:paraId="3590ECE0" w14:textId="77777777" w:rsidR="002375FA" w:rsidRPr="000C6CA7" w:rsidRDefault="002375FA">
            <w:pPr>
              <w:pStyle w:val="ListParagraph"/>
              <w:spacing w:line="276" w:lineRule="auto"/>
              <w:ind w:left="360"/>
              <w:rPr>
                <w:rFonts w:asciiTheme="minorBidi" w:hAnsiTheme="minorBidi"/>
              </w:rPr>
            </w:pPr>
          </w:p>
          <w:p w14:paraId="13DC0D71" w14:textId="77777777" w:rsidR="002375FA" w:rsidRPr="000C6CA7" w:rsidRDefault="002375FA">
            <w:pPr>
              <w:pStyle w:val="ListParagraph"/>
              <w:spacing w:line="276" w:lineRule="auto"/>
              <w:ind w:left="360"/>
              <w:rPr>
                <w:rFonts w:asciiTheme="minorBidi" w:hAnsiTheme="minorBidi"/>
              </w:rPr>
            </w:pPr>
          </w:p>
          <w:p w14:paraId="7BFC6723" w14:textId="77777777" w:rsidR="002375FA" w:rsidRPr="000C6CA7" w:rsidRDefault="002375FA">
            <w:pPr>
              <w:pStyle w:val="ListParagraph"/>
              <w:spacing w:line="276" w:lineRule="auto"/>
              <w:ind w:left="360"/>
              <w:rPr>
                <w:rFonts w:asciiTheme="minorBidi" w:hAnsiTheme="minorBidi"/>
              </w:rPr>
            </w:pPr>
          </w:p>
          <w:p w14:paraId="1D0DA7AC" w14:textId="77777777" w:rsidR="002375FA" w:rsidRPr="000C6CA7" w:rsidRDefault="002375FA" w:rsidP="00083E66">
            <w:pPr>
              <w:pStyle w:val="ListParagraph"/>
              <w:numPr>
                <w:ilvl w:val="0"/>
                <w:numId w:val="22"/>
              </w:numPr>
              <w:spacing w:line="276" w:lineRule="auto"/>
              <w:rPr>
                <w:rFonts w:asciiTheme="minorBidi" w:hAnsiTheme="minorBidi"/>
              </w:rPr>
            </w:pPr>
            <w:r>
              <w:rPr>
                <w:rFonts w:asciiTheme="minorBidi" w:hAnsiTheme="minorBidi"/>
              </w:rPr>
              <w:t>Reviews the displayed status metrics and insights</w:t>
            </w:r>
          </w:p>
          <w:p w14:paraId="2FE63200" w14:textId="77777777" w:rsidR="002375FA" w:rsidRPr="000C6CA7" w:rsidRDefault="002375FA" w:rsidP="00083E66">
            <w:pPr>
              <w:pStyle w:val="ListParagraph"/>
              <w:numPr>
                <w:ilvl w:val="0"/>
                <w:numId w:val="22"/>
              </w:numPr>
              <w:spacing w:line="276" w:lineRule="auto"/>
              <w:rPr>
                <w:rFonts w:asciiTheme="minorBidi" w:hAnsiTheme="minorBidi"/>
              </w:rPr>
            </w:pPr>
            <w:r>
              <w:rPr>
                <w:rFonts w:asciiTheme="minorBidi" w:hAnsiTheme="minorBidi"/>
              </w:rPr>
              <w:t>Returns to View Result overview</w:t>
            </w:r>
          </w:p>
        </w:tc>
        <w:tc>
          <w:tcPr>
            <w:tcW w:w="4182" w:type="dxa"/>
          </w:tcPr>
          <w:p w14:paraId="2D18EC8A" w14:textId="77777777" w:rsidR="002375FA" w:rsidRPr="000C6CA7" w:rsidRDefault="002375FA">
            <w:pPr>
              <w:spacing w:line="276" w:lineRule="auto"/>
              <w:rPr>
                <w:rFonts w:asciiTheme="minorBidi" w:hAnsiTheme="minorBidi"/>
              </w:rPr>
            </w:pPr>
          </w:p>
          <w:p w14:paraId="30372900" w14:textId="77777777" w:rsidR="002375FA" w:rsidRPr="000C6CA7" w:rsidRDefault="002375FA">
            <w:pPr>
              <w:spacing w:line="276" w:lineRule="auto"/>
              <w:rPr>
                <w:rFonts w:asciiTheme="minorBidi" w:hAnsiTheme="minorBidi"/>
              </w:rPr>
            </w:pPr>
          </w:p>
          <w:p w14:paraId="4F2CA7B0" w14:textId="77777777" w:rsidR="002375FA" w:rsidRPr="000C6CA7" w:rsidRDefault="002375FA" w:rsidP="00083E66">
            <w:pPr>
              <w:pStyle w:val="ListParagraph"/>
              <w:numPr>
                <w:ilvl w:val="0"/>
                <w:numId w:val="23"/>
              </w:numPr>
              <w:spacing w:line="276" w:lineRule="auto"/>
              <w:rPr>
                <w:rFonts w:asciiTheme="minorBidi" w:hAnsiTheme="minorBidi"/>
              </w:rPr>
            </w:pPr>
            <w:r>
              <w:rPr>
                <w:rFonts w:asciiTheme="minorBidi" w:hAnsiTheme="minorBidi"/>
              </w:rPr>
              <w:t>Retrieves report score data from database</w:t>
            </w:r>
          </w:p>
          <w:p w14:paraId="7F29D7BC" w14:textId="77777777" w:rsidR="002375FA" w:rsidRPr="000C6CA7" w:rsidRDefault="002375FA" w:rsidP="00083E66">
            <w:pPr>
              <w:pStyle w:val="ListParagraph"/>
              <w:numPr>
                <w:ilvl w:val="0"/>
                <w:numId w:val="23"/>
              </w:numPr>
              <w:spacing w:line="276" w:lineRule="auto"/>
              <w:rPr>
                <w:rFonts w:asciiTheme="minorBidi" w:hAnsiTheme="minorBidi"/>
              </w:rPr>
            </w:pPr>
            <w:r>
              <w:rPr>
                <w:rFonts w:asciiTheme="minorBidi" w:hAnsiTheme="minorBidi"/>
              </w:rPr>
              <w:t>Displays the status indicator data:</w:t>
            </w:r>
          </w:p>
          <w:p w14:paraId="03464E79" w14:textId="77777777" w:rsidR="002375FA" w:rsidRPr="000C6CA7" w:rsidRDefault="002375FA" w:rsidP="00083E66">
            <w:pPr>
              <w:pStyle w:val="ListParagraph"/>
              <w:numPr>
                <w:ilvl w:val="1"/>
                <w:numId w:val="23"/>
              </w:numPr>
              <w:ind w:left="1060" w:hanging="340"/>
              <w:rPr>
                <w:rFonts w:asciiTheme="minorBidi" w:hAnsiTheme="minorBidi"/>
              </w:rPr>
            </w:pPr>
            <w:r>
              <w:rPr>
                <w:rFonts w:asciiTheme="minorBidi" w:hAnsiTheme="minorBidi"/>
              </w:rPr>
              <w:t>Color-coded status</w:t>
            </w:r>
          </w:p>
          <w:p w14:paraId="3B3D1F25" w14:textId="77777777" w:rsidR="002375FA" w:rsidRPr="000C6CA7" w:rsidRDefault="002375FA" w:rsidP="00083E66">
            <w:pPr>
              <w:pStyle w:val="ListParagraph"/>
              <w:numPr>
                <w:ilvl w:val="1"/>
                <w:numId w:val="23"/>
              </w:numPr>
              <w:ind w:left="1060" w:hanging="340"/>
              <w:rPr>
                <w:rFonts w:asciiTheme="minorBidi" w:hAnsiTheme="minorBidi"/>
              </w:rPr>
            </w:pPr>
            <w:r>
              <w:rPr>
                <w:rFonts w:asciiTheme="minorBidi" w:hAnsiTheme="minorBidi"/>
              </w:rPr>
              <w:t>Sentiment breakdown</w:t>
            </w:r>
          </w:p>
          <w:p w14:paraId="32E0A835" w14:textId="77777777" w:rsidR="002375FA" w:rsidRPr="000C6CA7" w:rsidRDefault="002375FA" w:rsidP="00083E66">
            <w:pPr>
              <w:pStyle w:val="ListParagraph"/>
              <w:numPr>
                <w:ilvl w:val="1"/>
                <w:numId w:val="23"/>
              </w:numPr>
              <w:ind w:left="1060" w:hanging="340"/>
              <w:rPr>
                <w:rFonts w:asciiTheme="minorBidi" w:hAnsiTheme="minorBidi"/>
              </w:rPr>
            </w:pPr>
            <w:r>
              <w:rPr>
                <w:rFonts w:asciiTheme="minorBidi" w:hAnsiTheme="minorBidi"/>
              </w:rPr>
              <w:t>Dominant emotion</w:t>
            </w:r>
          </w:p>
          <w:p w14:paraId="6FA1DAF5" w14:textId="77777777" w:rsidR="002375FA" w:rsidRPr="000C6CA7" w:rsidRDefault="002375FA" w:rsidP="00083E66">
            <w:pPr>
              <w:pStyle w:val="ListParagraph"/>
              <w:numPr>
                <w:ilvl w:val="1"/>
                <w:numId w:val="23"/>
              </w:numPr>
              <w:ind w:left="1060" w:hanging="340"/>
              <w:rPr>
                <w:rFonts w:asciiTheme="minorBidi" w:hAnsiTheme="minorBidi"/>
              </w:rPr>
            </w:pPr>
            <w:r>
              <w:rPr>
                <w:rFonts w:asciiTheme="minorBidi" w:hAnsiTheme="minorBidi"/>
              </w:rPr>
              <w:t>Top 3 emotions</w:t>
            </w:r>
          </w:p>
          <w:p w14:paraId="2F59E3D0" w14:textId="77777777" w:rsidR="002375FA" w:rsidRPr="000C6CA7" w:rsidRDefault="002375FA" w:rsidP="00083E66">
            <w:pPr>
              <w:pStyle w:val="ListParagraph"/>
              <w:numPr>
                <w:ilvl w:val="1"/>
                <w:numId w:val="23"/>
              </w:numPr>
              <w:ind w:left="1060" w:hanging="340"/>
              <w:rPr>
                <w:rFonts w:asciiTheme="minorBidi" w:hAnsiTheme="minorBidi"/>
              </w:rPr>
            </w:pPr>
            <w:r>
              <w:rPr>
                <w:rFonts w:asciiTheme="minorBidi" w:hAnsiTheme="minorBidi"/>
              </w:rPr>
              <w:t>Diversity score</w:t>
            </w:r>
          </w:p>
          <w:p w14:paraId="26857150" w14:textId="77777777" w:rsidR="002375FA" w:rsidRPr="000C6CA7" w:rsidRDefault="002375FA" w:rsidP="00083E66">
            <w:pPr>
              <w:pStyle w:val="ListParagraph"/>
              <w:numPr>
                <w:ilvl w:val="1"/>
                <w:numId w:val="23"/>
              </w:numPr>
              <w:ind w:left="1060" w:hanging="340"/>
              <w:rPr>
                <w:rFonts w:asciiTheme="minorBidi" w:hAnsiTheme="minorBidi"/>
              </w:rPr>
            </w:pPr>
            <w:r>
              <w:rPr>
                <w:rFonts w:asciiTheme="minorBidi" w:hAnsiTheme="minorBidi"/>
              </w:rPr>
              <w:t>Confidence level</w:t>
            </w:r>
          </w:p>
          <w:p w14:paraId="6858E03A" w14:textId="77777777" w:rsidR="002375FA" w:rsidRPr="000C6CA7" w:rsidRDefault="002375FA" w:rsidP="00083E66">
            <w:pPr>
              <w:pStyle w:val="ListParagraph"/>
              <w:numPr>
                <w:ilvl w:val="1"/>
                <w:numId w:val="23"/>
              </w:numPr>
              <w:ind w:left="1060" w:hanging="340"/>
              <w:rPr>
                <w:rFonts w:asciiTheme="minorBidi" w:hAnsiTheme="minorBidi"/>
              </w:rPr>
            </w:pPr>
            <w:r>
              <w:rPr>
                <w:rFonts w:asciiTheme="minorBidi" w:hAnsiTheme="minorBidi"/>
              </w:rPr>
              <w:t>Summary</w:t>
            </w:r>
          </w:p>
          <w:p w14:paraId="349F0CEE" w14:textId="77777777" w:rsidR="002375FA" w:rsidRPr="000C6CA7" w:rsidRDefault="002375FA">
            <w:pPr>
              <w:spacing w:line="276" w:lineRule="auto"/>
              <w:rPr>
                <w:rFonts w:asciiTheme="minorBidi" w:hAnsiTheme="minorBidi"/>
              </w:rPr>
            </w:pPr>
          </w:p>
        </w:tc>
      </w:tr>
      <w:tr w:rsidR="002375FA" w:rsidRPr="000C6CA7" w14:paraId="7173C771" w14:textId="77777777" w:rsidTr="1626D3F6">
        <w:tc>
          <w:tcPr>
            <w:tcW w:w="3261" w:type="dxa"/>
            <w:vAlign w:val="center"/>
          </w:tcPr>
          <w:p w14:paraId="5BBFCD2D" w14:textId="77777777" w:rsidR="002375FA" w:rsidRPr="000C6CA7" w:rsidRDefault="002375FA" w:rsidP="002375FA">
            <w:pPr>
              <w:jc w:val="center"/>
              <w:rPr>
                <w:rFonts w:asciiTheme="minorBidi" w:hAnsiTheme="minorBidi"/>
                <w:b/>
                <w:bCs/>
              </w:rPr>
            </w:pPr>
            <w:r>
              <w:rPr>
                <w:rFonts w:asciiTheme="minorBidi" w:hAnsiTheme="minorBidi"/>
                <w:b/>
                <w:bCs/>
              </w:rPr>
              <w:t>Exception Conditions</w:t>
            </w:r>
          </w:p>
        </w:tc>
        <w:tc>
          <w:tcPr>
            <w:tcW w:w="8080" w:type="dxa"/>
            <w:gridSpan w:val="2"/>
          </w:tcPr>
          <w:p w14:paraId="682F1634" w14:textId="77777777" w:rsidR="002375FA" w:rsidRPr="000C6CA7" w:rsidRDefault="002375FA" w:rsidP="002375FA">
            <w:pPr>
              <w:keepNext/>
              <w:rPr>
                <w:rFonts w:asciiTheme="minorBidi" w:hAnsiTheme="minorBidi"/>
              </w:rPr>
            </w:pPr>
            <w:r>
              <w:rPr>
                <w:rFonts w:asciiTheme="minorBidi" w:hAnsiTheme="minorBidi"/>
              </w:rPr>
              <w:t>E2 Database Connection Failure</w:t>
            </w:r>
          </w:p>
        </w:tc>
      </w:tr>
    </w:tbl>
    <w:p w14:paraId="01B7323D" w14:textId="77777777" w:rsidR="002375FA" w:rsidRDefault="002375FA" w:rsidP="002375FA">
      <w:pPr>
        <w:pStyle w:val="Caption"/>
      </w:pPr>
      <w:bookmarkStart w:id="104" w:name="_Toc229695725"/>
      <w:r>
        <w:t xml:space="preserve">Table </w:t>
      </w:r>
      <w:r>
        <w:fldChar w:fldCharType="begin"/>
      </w:r>
      <w:r>
        <w:instrText xml:space="preserve"> SEQ Table \* ARABIC </w:instrText>
      </w:r>
      <w:r>
        <w:fldChar w:fldCharType="separate"/>
      </w:r>
      <w:r>
        <w:rPr>
          <w:noProof/>
        </w:rPr>
        <w:t>8</w:t>
      </w:r>
      <w:r>
        <w:fldChar w:fldCharType="end"/>
      </w:r>
      <w:r>
        <w:t>: View Status Indicator Use Case Description</w:t>
      </w:r>
      <w:bookmarkEnd w:id="104"/>
    </w:p>
    <w:p w14:paraId="6C0F0F1F" w14:textId="77777777" w:rsidR="000C6CA7" w:rsidRPr="000C6CA7" w:rsidRDefault="000C6CA7" w:rsidP="000C6CA7">
      <w:pPr>
        <w:rPr>
          <w:lang w:val="en-US"/>
        </w:rPr>
      </w:pPr>
      <w:r>
        <w:rPr>
          <w:lang w:val="en-US"/>
        </w:rPr>
        <w:br w:type="page"/>
      </w:r>
    </w:p>
    <w:tbl>
      <w:tblPr>
        <w:tblStyle w:val="TableGrid"/>
        <w:tblW w:w="5000" w:type="pct"/>
        <w:tblLook w:val="04A0" w:firstRow="1" w:lastRow="0" w:firstColumn="1" w:lastColumn="0" w:noHBand="0" w:noVBand="1"/>
      </w:tblPr>
      <w:tblGrid>
        <w:gridCol w:w="3944"/>
        <w:gridCol w:w="6018"/>
      </w:tblGrid>
      <w:tr w:rsidR="002375FA" w:rsidRPr="000C6CA7" w14:paraId="7E3098B4" w14:textId="77777777" w:rsidTr="1626D3F6">
        <w:tc>
          <w:tcPr>
            <w:tcW w:w="1561" w:type="dxa"/>
            <w:vAlign w:val="center"/>
          </w:tcPr>
          <w:p w14:paraId="18C4049D" w14:textId="77777777" w:rsidR="002375FA" w:rsidRPr="000C6CA7" w:rsidRDefault="002375FA">
            <w:pPr>
              <w:jc w:val="center"/>
              <w:rPr>
                <w:rFonts w:ascii="Arial" w:hAnsi="Arial"/>
                <w:b/>
                <w:bCs/>
              </w:rPr>
            </w:pPr>
            <w:r>
              <w:rPr>
                <w:rFonts w:ascii="Arial" w:hAnsi="Arial"/>
                <w:b/>
                <w:bCs/>
              </w:rPr>
              <w:lastRenderedPageBreak/>
              <w:t>Use Case Name</w:t>
            </w:r>
          </w:p>
        </w:tc>
        <w:tc>
          <w:tcPr>
            <w:tcW w:w="2975" w:type="dxa"/>
            <w:vAlign w:val="center"/>
          </w:tcPr>
          <w:p w14:paraId="32F1B81A" w14:textId="77777777" w:rsidR="002375FA" w:rsidRPr="000C6CA7" w:rsidRDefault="002375FA">
            <w:pPr>
              <w:rPr>
                <w:rFonts w:ascii="Arial" w:hAnsi="Arial"/>
              </w:rPr>
            </w:pPr>
            <w:r>
              <w:rPr>
                <w:rFonts w:ascii="Arial" w:hAnsi="Arial"/>
              </w:rPr>
              <w:t>Report Inaccurate Review</w:t>
            </w:r>
          </w:p>
        </w:tc>
      </w:tr>
      <w:tr w:rsidR="002375FA" w:rsidRPr="000C6CA7" w14:paraId="1F290BC0" w14:textId="77777777" w:rsidTr="1626D3F6">
        <w:tc>
          <w:tcPr>
            <w:tcW w:w="1561" w:type="dxa"/>
            <w:vAlign w:val="center"/>
          </w:tcPr>
          <w:p w14:paraId="295F3ABC" w14:textId="77777777" w:rsidR="002375FA" w:rsidRPr="000C6CA7" w:rsidRDefault="002375FA">
            <w:pPr>
              <w:jc w:val="center"/>
              <w:rPr>
                <w:rFonts w:ascii="Arial" w:hAnsi="Arial"/>
                <w:b/>
                <w:bCs/>
              </w:rPr>
            </w:pPr>
            <w:r>
              <w:rPr>
                <w:rFonts w:ascii="Arial" w:hAnsi="Arial"/>
                <w:b/>
                <w:bCs/>
              </w:rPr>
              <w:t>Scenario</w:t>
            </w:r>
          </w:p>
        </w:tc>
        <w:tc>
          <w:tcPr>
            <w:tcW w:w="2975" w:type="dxa"/>
            <w:vAlign w:val="center"/>
          </w:tcPr>
          <w:p w14:paraId="455D1630" w14:textId="77777777" w:rsidR="002375FA" w:rsidRPr="000C6CA7" w:rsidRDefault="002375FA" w:rsidP="1626D3F6">
            <w:pPr>
              <w:rPr>
                <w:rFonts w:ascii="Arial" w:hAnsi="Arial"/>
                <w:lang w:val="en-US"/>
              </w:rPr>
            </w:pPr>
            <w:r>
              <w:rPr>
                <w:rFonts w:ascii="Arial" w:hAnsi="Arial"/>
                <w:lang w:val="en-US"/>
              </w:rPr>
              <w:t xml:space="preserve">After viewing the analyzed posts inside the </w:t>
            </w:r>
            <w:r>
              <w:rPr>
                <w:rFonts w:ascii="Arial" w:hAnsi="Arial"/>
                <w:b/>
                <w:bCs/>
                <w:lang w:val="en-US"/>
              </w:rPr>
              <w:t>View Posts</w:t>
            </w:r>
            <w:r>
              <w:rPr>
                <w:rFonts w:ascii="Arial" w:hAnsi="Arial"/>
                <w:lang w:val="en-US"/>
              </w:rPr>
              <w:t xml:space="preserve"> use case, the user may notice that a specific post’s sentiment, emotion, or aspect classification is incorrect. The user clicks the “Inaccurate Analysis” button and submits a brief explanation. The system records this feedback for model improvement.</w:t>
            </w:r>
          </w:p>
        </w:tc>
      </w:tr>
      <w:tr w:rsidR="002375FA" w:rsidRPr="000C6CA7" w14:paraId="679538AD" w14:textId="77777777" w:rsidTr="1626D3F6">
        <w:tc>
          <w:tcPr>
            <w:tcW w:w="1561" w:type="dxa"/>
            <w:vAlign w:val="center"/>
          </w:tcPr>
          <w:p w14:paraId="04B49633" w14:textId="77777777" w:rsidR="002375FA" w:rsidRPr="000C6CA7" w:rsidRDefault="002375FA">
            <w:pPr>
              <w:jc w:val="center"/>
              <w:rPr>
                <w:rFonts w:ascii="Arial" w:hAnsi="Arial"/>
                <w:b/>
                <w:bCs/>
              </w:rPr>
            </w:pPr>
            <w:r>
              <w:rPr>
                <w:rFonts w:ascii="Arial" w:hAnsi="Arial"/>
                <w:b/>
                <w:bCs/>
              </w:rPr>
              <w:t>Triggering Event</w:t>
            </w:r>
          </w:p>
        </w:tc>
        <w:tc>
          <w:tcPr>
            <w:tcW w:w="2975" w:type="dxa"/>
            <w:vAlign w:val="center"/>
          </w:tcPr>
          <w:p w14:paraId="1EF2E704" w14:textId="77777777" w:rsidR="002375FA" w:rsidRPr="000C6CA7" w:rsidRDefault="002375FA">
            <w:pPr>
              <w:rPr>
                <w:rFonts w:ascii="Arial" w:hAnsi="Arial"/>
              </w:rPr>
            </w:pPr>
            <w:r>
              <w:rPr>
                <w:rFonts w:ascii="Arial" w:hAnsi="Arial"/>
              </w:rPr>
              <w:t xml:space="preserve">The user clicks </w:t>
            </w:r>
            <w:r>
              <w:rPr>
                <w:rFonts w:ascii="Arial" w:hAnsi="Arial"/>
                <w:b/>
                <w:bCs/>
              </w:rPr>
              <w:t>“Inaccurate Analysis”</w:t>
            </w:r>
            <w:r>
              <w:rPr>
                <w:rFonts w:ascii="Arial" w:hAnsi="Arial"/>
              </w:rPr>
              <w:t xml:space="preserve"> after viewing analyzed posts.</w:t>
            </w:r>
          </w:p>
        </w:tc>
      </w:tr>
      <w:tr w:rsidR="002375FA" w:rsidRPr="000C6CA7" w14:paraId="51EE6547" w14:textId="77777777" w:rsidTr="1626D3F6">
        <w:tc>
          <w:tcPr>
            <w:tcW w:w="1561" w:type="dxa"/>
            <w:vAlign w:val="center"/>
          </w:tcPr>
          <w:p w14:paraId="62AC35D6" w14:textId="77777777" w:rsidR="002375FA" w:rsidRPr="000C6CA7" w:rsidRDefault="002375FA">
            <w:pPr>
              <w:jc w:val="center"/>
              <w:rPr>
                <w:rFonts w:ascii="Arial" w:hAnsi="Arial"/>
                <w:b/>
                <w:bCs/>
              </w:rPr>
            </w:pPr>
            <w:r>
              <w:rPr>
                <w:rFonts w:ascii="Arial" w:hAnsi="Arial"/>
                <w:b/>
                <w:bCs/>
              </w:rPr>
              <w:t>Brief Description</w:t>
            </w:r>
          </w:p>
        </w:tc>
        <w:tc>
          <w:tcPr>
            <w:tcW w:w="2975" w:type="dxa"/>
            <w:vAlign w:val="center"/>
          </w:tcPr>
          <w:p w14:paraId="039A4FA7" w14:textId="77777777" w:rsidR="002375FA" w:rsidRPr="000C6CA7" w:rsidRDefault="002375FA">
            <w:pPr>
              <w:rPr>
                <w:rFonts w:ascii="Arial" w:hAnsi="Arial"/>
                <w:lang w:val="en-GB"/>
              </w:rPr>
            </w:pPr>
            <w:r>
              <w:rPr>
                <w:rFonts w:ascii="Arial" w:hAnsi="Arial"/>
              </w:rPr>
              <w:t>This use case allows the marketing team user to report that the system misinterpreted a specific post. When triggered, the system displays a small feedback input box. The user types a brief description and submits it. The feedback entry is stored in the system and linked to the corresponding analysis record for future review and model refinement.</w:t>
            </w:r>
          </w:p>
        </w:tc>
      </w:tr>
      <w:tr w:rsidR="002375FA" w:rsidRPr="000C6CA7" w14:paraId="0C4C6009" w14:textId="77777777" w:rsidTr="1626D3F6">
        <w:tc>
          <w:tcPr>
            <w:tcW w:w="1561" w:type="dxa"/>
            <w:vAlign w:val="center"/>
          </w:tcPr>
          <w:p w14:paraId="41B023B1" w14:textId="77777777" w:rsidR="002375FA" w:rsidRPr="000C6CA7" w:rsidRDefault="002375FA">
            <w:pPr>
              <w:jc w:val="center"/>
              <w:rPr>
                <w:rFonts w:ascii="Arial" w:hAnsi="Arial"/>
                <w:b/>
                <w:bCs/>
              </w:rPr>
            </w:pPr>
            <w:r>
              <w:rPr>
                <w:rFonts w:ascii="Arial" w:hAnsi="Arial"/>
                <w:b/>
                <w:bCs/>
              </w:rPr>
              <w:t>Actors</w:t>
            </w:r>
          </w:p>
        </w:tc>
        <w:tc>
          <w:tcPr>
            <w:tcW w:w="2975" w:type="dxa"/>
            <w:vAlign w:val="center"/>
          </w:tcPr>
          <w:p w14:paraId="1D562168" w14:textId="77777777" w:rsidR="002375FA" w:rsidRPr="000C6CA7" w:rsidRDefault="002375FA">
            <w:pPr>
              <w:rPr>
                <w:rFonts w:ascii="Arial" w:hAnsi="Arial"/>
              </w:rPr>
            </w:pPr>
            <w:r>
              <w:rPr>
                <w:rFonts w:ascii="Arial" w:hAnsi="Arial"/>
              </w:rPr>
              <w:t>Marketing Team User</w:t>
            </w:r>
          </w:p>
        </w:tc>
      </w:tr>
      <w:tr w:rsidR="002375FA" w:rsidRPr="000C6CA7" w14:paraId="197FF0A5" w14:textId="77777777" w:rsidTr="1626D3F6">
        <w:tc>
          <w:tcPr>
            <w:tcW w:w="1561" w:type="dxa"/>
            <w:vAlign w:val="center"/>
          </w:tcPr>
          <w:p w14:paraId="690CF728" w14:textId="77777777" w:rsidR="002375FA" w:rsidRPr="000C6CA7" w:rsidRDefault="002375FA">
            <w:pPr>
              <w:jc w:val="center"/>
              <w:rPr>
                <w:rFonts w:ascii="Arial" w:hAnsi="Arial"/>
                <w:b/>
                <w:bCs/>
              </w:rPr>
            </w:pPr>
            <w:r>
              <w:rPr>
                <w:rFonts w:ascii="Arial" w:hAnsi="Arial"/>
                <w:b/>
                <w:bCs/>
              </w:rPr>
              <w:t>Related Use Cases (if any)</w:t>
            </w:r>
          </w:p>
        </w:tc>
        <w:tc>
          <w:tcPr>
            <w:tcW w:w="2975" w:type="dxa"/>
            <w:vAlign w:val="center"/>
          </w:tcPr>
          <w:p w14:paraId="3172BB15" w14:textId="77777777" w:rsidR="002375FA" w:rsidRPr="000C6CA7" w:rsidRDefault="002375FA">
            <w:pPr>
              <w:rPr>
                <w:rFonts w:ascii="Arial" w:hAnsi="Arial"/>
                <w:lang w:val="en-GB"/>
              </w:rPr>
            </w:pPr>
            <w:r>
              <w:rPr>
                <w:rFonts w:ascii="Arial" w:hAnsi="Arial"/>
                <w:lang w:val="en-GB"/>
              </w:rPr>
              <w:t>View Posts</w:t>
            </w:r>
          </w:p>
        </w:tc>
      </w:tr>
      <w:tr w:rsidR="002375FA" w:rsidRPr="000C6CA7" w14:paraId="10C49686" w14:textId="77777777" w:rsidTr="1626D3F6">
        <w:tc>
          <w:tcPr>
            <w:tcW w:w="1561" w:type="dxa"/>
            <w:vAlign w:val="center"/>
          </w:tcPr>
          <w:p w14:paraId="5C3F9F84" w14:textId="77777777" w:rsidR="002375FA" w:rsidRPr="000C6CA7" w:rsidRDefault="002375FA">
            <w:pPr>
              <w:jc w:val="center"/>
              <w:rPr>
                <w:rFonts w:ascii="Arial" w:hAnsi="Arial"/>
                <w:b/>
                <w:bCs/>
              </w:rPr>
            </w:pPr>
            <w:r>
              <w:rPr>
                <w:rFonts w:ascii="Arial" w:hAnsi="Arial"/>
                <w:b/>
                <w:bCs/>
              </w:rPr>
              <w:t>Preconditions</w:t>
            </w:r>
          </w:p>
        </w:tc>
        <w:tc>
          <w:tcPr>
            <w:tcW w:w="2975" w:type="dxa"/>
            <w:vAlign w:val="center"/>
          </w:tcPr>
          <w:p w14:paraId="0FD75FED" w14:textId="77777777" w:rsidR="002375FA" w:rsidRPr="000C6CA7" w:rsidRDefault="002375FA" w:rsidP="00083E66">
            <w:pPr>
              <w:pStyle w:val="ListParagraph"/>
              <w:numPr>
                <w:ilvl w:val="0"/>
                <w:numId w:val="17"/>
              </w:numPr>
              <w:rPr>
                <w:rFonts w:ascii="Arial" w:hAnsi="Arial"/>
              </w:rPr>
            </w:pPr>
            <w:r>
              <w:rPr>
                <w:rFonts w:ascii="Arial" w:hAnsi="Arial"/>
              </w:rPr>
              <w:t>The user is logged in.</w:t>
            </w:r>
          </w:p>
          <w:p w14:paraId="5487B9D3" w14:textId="77777777" w:rsidR="002375FA" w:rsidRPr="000C6CA7" w:rsidRDefault="002375FA" w:rsidP="00083E66">
            <w:pPr>
              <w:pStyle w:val="ListParagraph"/>
              <w:numPr>
                <w:ilvl w:val="0"/>
                <w:numId w:val="17"/>
              </w:numPr>
              <w:rPr>
                <w:rFonts w:ascii="Arial" w:hAnsi="Arial"/>
              </w:rPr>
            </w:pPr>
            <w:r>
              <w:rPr>
                <w:rFonts w:ascii="Arial" w:hAnsi="Arial"/>
              </w:rPr>
              <w:t xml:space="preserve">The user is currently inside the </w:t>
            </w:r>
            <w:r>
              <w:rPr>
                <w:rFonts w:ascii="Arial" w:hAnsi="Arial"/>
                <w:b/>
                <w:bCs/>
              </w:rPr>
              <w:t>View Posts</w:t>
            </w:r>
            <w:r>
              <w:rPr>
                <w:rFonts w:ascii="Arial" w:hAnsi="Arial"/>
              </w:rPr>
              <w:t xml:space="preserve"> use case.</w:t>
            </w:r>
          </w:p>
          <w:p w14:paraId="75F0AC5D" w14:textId="77777777" w:rsidR="002375FA" w:rsidRPr="000C6CA7" w:rsidRDefault="002375FA" w:rsidP="00083E66">
            <w:pPr>
              <w:pStyle w:val="ListParagraph"/>
              <w:numPr>
                <w:ilvl w:val="0"/>
                <w:numId w:val="17"/>
              </w:numPr>
              <w:rPr>
                <w:rFonts w:ascii="Arial" w:hAnsi="Arial"/>
                <w:lang w:val="en-US"/>
              </w:rPr>
            </w:pPr>
            <w:r>
              <w:rPr>
                <w:rFonts w:ascii="Arial" w:hAnsi="Arial"/>
                <w:lang w:val="en-US"/>
              </w:rPr>
              <w:t>The analysis has been completed and posts are available to review.</w:t>
            </w:r>
          </w:p>
          <w:p w14:paraId="2D116E63" w14:textId="77777777" w:rsidR="002375FA" w:rsidRPr="000C6CA7" w:rsidRDefault="002375FA">
            <w:pPr>
              <w:rPr>
                <w:rFonts w:ascii="Arial" w:hAnsi="Arial"/>
              </w:rPr>
            </w:pPr>
          </w:p>
        </w:tc>
      </w:tr>
      <w:tr w:rsidR="002375FA" w:rsidRPr="000C6CA7" w14:paraId="4D3E59B9" w14:textId="77777777" w:rsidTr="1626D3F6">
        <w:tc>
          <w:tcPr>
            <w:tcW w:w="1561" w:type="dxa"/>
            <w:vAlign w:val="center"/>
          </w:tcPr>
          <w:p w14:paraId="60CF3BE3" w14:textId="77777777" w:rsidR="002375FA" w:rsidRPr="000C6CA7" w:rsidRDefault="002375FA">
            <w:pPr>
              <w:jc w:val="center"/>
              <w:rPr>
                <w:rFonts w:ascii="Arial" w:hAnsi="Arial"/>
                <w:b/>
                <w:bCs/>
              </w:rPr>
            </w:pPr>
            <w:r>
              <w:rPr>
                <w:rFonts w:ascii="Arial" w:hAnsi="Arial"/>
                <w:b/>
                <w:bCs/>
              </w:rPr>
              <w:t>Postconditions</w:t>
            </w:r>
          </w:p>
        </w:tc>
        <w:tc>
          <w:tcPr>
            <w:tcW w:w="2975" w:type="dxa"/>
            <w:vAlign w:val="center"/>
          </w:tcPr>
          <w:p w14:paraId="09396FED" w14:textId="77777777" w:rsidR="002375FA" w:rsidRPr="000C6CA7" w:rsidRDefault="002375FA" w:rsidP="00083E66">
            <w:pPr>
              <w:pStyle w:val="ListParagraph"/>
              <w:numPr>
                <w:ilvl w:val="0"/>
                <w:numId w:val="16"/>
              </w:numPr>
              <w:rPr>
                <w:rFonts w:ascii="Arial" w:hAnsi="Arial"/>
              </w:rPr>
            </w:pPr>
            <w:r>
              <w:rPr>
                <w:rFonts w:ascii="Arial" w:hAnsi="Arial"/>
              </w:rPr>
              <w:t>The feedback entry is saved in the system.</w:t>
            </w:r>
          </w:p>
          <w:p w14:paraId="7B877F42" w14:textId="77777777" w:rsidR="002375FA" w:rsidRPr="000C6CA7" w:rsidRDefault="002375FA" w:rsidP="00083E66">
            <w:pPr>
              <w:pStyle w:val="ListParagraph"/>
              <w:numPr>
                <w:ilvl w:val="0"/>
                <w:numId w:val="16"/>
              </w:numPr>
              <w:rPr>
                <w:rFonts w:ascii="Arial" w:hAnsi="Arial"/>
                <w:lang w:val="en-US"/>
              </w:rPr>
            </w:pPr>
            <w:r>
              <w:rPr>
                <w:rFonts w:ascii="Arial" w:hAnsi="Arial"/>
                <w:lang w:val="en-US"/>
              </w:rPr>
              <w:t>The feedback is linked to the correct userId, analysisId, and post.</w:t>
            </w:r>
          </w:p>
          <w:p w14:paraId="1829EE9B" w14:textId="77777777" w:rsidR="002375FA" w:rsidRPr="000C6CA7" w:rsidRDefault="002375FA" w:rsidP="00083E66">
            <w:pPr>
              <w:pStyle w:val="ListParagraph"/>
              <w:numPr>
                <w:ilvl w:val="0"/>
                <w:numId w:val="16"/>
              </w:numPr>
              <w:rPr>
                <w:rFonts w:ascii="Arial" w:hAnsi="Arial"/>
              </w:rPr>
            </w:pPr>
            <w:r>
              <w:rPr>
                <w:rFonts w:ascii="Arial" w:hAnsi="Arial"/>
              </w:rPr>
              <w:t>A confirmation message is returned to the user.</w:t>
            </w:r>
          </w:p>
          <w:p w14:paraId="1BB36BE1" w14:textId="77777777" w:rsidR="002375FA" w:rsidRPr="000C6CA7" w:rsidRDefault="002375FA">
            <w:pPr>
              <w:rPr>
                <w:rFonts w:ascii="Arial" w:hAnsi="Arial"/>
              </w:rPr>
            </w:pPr>
          </w:p>
        </w:tc>
      </w:tr>
      <w:tr w:rsidR="002375FA" w:rsidRPr="000C6CA7" w14:paraId="7FC0B2F9" w14:textId="77777777" w:rsidTr="1626D3F6">
        <w:tc>
          <w:tcPr>
            <w:tcW w:w="1561" w:type="dxa"/>
            <w:vAlign w:val="center"/>
          </w:tcPr>
          <w:p w14:paraId="6C04F6E1" w14:textId="77777777" w:rsidR="002375FA" w:rsidRPr="000C6CA7" w:rsidRDefault="002375FA">
            <w:pPr>
              <w:jc w:val="center"/>
              <w:rPr>
                <w:rFonts w:ascii="Arial" w:hAnsi="Arial"/>
                <w:b/>
                <w:bCs/>
              </w:rPr>
            </w:pPr>
            <w:r>
              <w:rPr>
                <w:rFonts w:ascii="Arial" w:hAnsi="Arial"/>
                <w:b/>
                <w:bCs/>
              </w:rPr>
              <w:t>Flow of Activities</w:t>
            </w:r>
          </w:p>
        </w:tc>
        <w:tc>
          <w:tcPr>
            <w:tcW w:w="2975" w:type="dxa"/>
            <w:vAlign w:val="center"/>
          </w:tcPr>
          <w:p w14:paraId="15800C6D" w14:textId="77777777" w:rsidR="002375FA" w:rsidRPr="000C6CA7" w:rsidRDefault="002375FA" w:rsidP="00083E66">
            <w:pPr>
              <w:pStyle w:val="ListParagraph"/>
              <w:numPr>
                <w:ilvl w:val="0"/>
                <w:numId w:val="14"/>
              </w:numPr>
              <w:rPr>
                <w:rFonts w:ascii="Arial" w:hAnsi="Arial"/>
                <w:b/>
                <w:bCs/>
              </w:rPr>
            </w:pPr>
            <w:r>
              <w:rPr>
                <w:rFonts w:ascii="Arial" w:hAnsi="Arial"/>
                <w:b/>
                <w:bCs/>
              </w:rPr>
              <w:t>Actor’s Actions</w:t>
            </w:r>
          </w:p>
          <w:p w14:paraId="6C6980A5" w14:textId="77777777" w:rsidR="002375FA" w:rsidRPr="000C6CA7" w:rsidRDefault="002375FA">
            <w:pPr>
              <w:pStyle w:val="ListParagraph"/>
              <w:ind w:left="458"/>
              <w:rPr>
                <w:rFonts w:ascii="Arial" w:hAnsi="Arial"/>
              </w:rPr>
            </w:pPr>
            <w:r>
              <w:rPr>
                <w:rFonts w:ascii="Arial" w:hAnsi="Arial"/>
              </w:rPr>
              <w:t>The user clicks “Inaccurate Analysis” after viewing a post.</w:t>
            </w:r>
          </w:p>
          <w:p w14:paraId="26792BFC" w14:textId="77777777" w:rsidR="002375FA" w:rsidRPr="000C6CA7" w:rsidRDefault="002375FA">
            <w:pPr>
              <w:pStyle w:val="ListParagraph"/>
              <w:ind w:left="458"/>
              <w:rPr>
                <w:rFonts w:ascii="Arial" w:hAnsi="Arial"/>
              </w:rPr>
            </w:pPr>
            <w:r>
              <w:rPr>
                <w:rFonts w:ascii="Arial" w:hAnsi="Arial"/>
              </w:rPr>
              <w:t>The user enters a brief explanation of the issue.</w:t>
            </w:r>
          </w:p>
          <w:p w14:paraId="1199278F" w14:textId="77777777" w:rsidR="002375FA" w:rsidRPr="000C6CA7" w:rsidRDefault="002375FA">
            <w:pPr>
              <w:pStyle w:val="ListParagraph"/>
              <w:ind w:left="458"/>
              <w:rPr>
                <w:rFonts w:ascii="Arial" w:hAnsi="Arial"/>
              </w:rPr>
            </w:pPr>
            <w:r>
              <w:rPr>
                <w:rFonts w:ascii="Arial" w:hAnsi="Arial"/>
              </w:rPr>
              <w:t>The user clicks “Send Feedback.”</w:t>
            </w:r>
          </w:p>
          <w:p w14:paraId="3B8F5797" w14:textId="77777777" w:rsidR="002375FA" w:rsidRPr="000C6CA7" w:rsidRDefault="002375FA" w:rsidP="00083E66">
            <w:pPr>
              <w:pStyle w:val="ListParagraph"/>
              <w:numPr>
                <w:ilvl w:val="0"/>
                <w:numId w:val="14"/>
              </w:numPr>
              <w:rPr>
                <w:rFonts w:ascii="Arial" w:hAnsi="Arial"/>
                <w:b/>
                <w:bCs/>
              </w:rPr>
            </w:pPr>
            <w:r>
              <w:rPr>
                <w:rFonts w:ascii="Arial" w:hAnsi="Arial"/>
                <w:b/>
                <w:bCs/>
              </w:rPr>
              <w:t>System’s Responses</w:t>
            </w:r>
          </w:p>
          <w:p w14:paraId="05201001" w14:textId="77777777" w:rsidR="002375FA" w:rsidRPr="000C6CA7" w:rsidRDefault="002375FA">
            <w:pPr>
              <w:pStyle w:val="ListParagraph"/>
              <w:ind w:left="458"/>
              <w:rPr>
                <w:rFonts w:ascii="Arial" w:hAnsi="Arial"/>
              </w:rPr>
            </w:pPr>
            <w:r>
              <w:rPr>
                <w:rFonts w:ascii="Arial" w:hAnsi="Arial"/>
              </w:rPr>
              <w:t>The system displays a feedback text field.</w:t>
            </w:r>
          </w:p>
          <w:p w14:paraId="3A12A92A" w14:textId="77777777" w:rsidR="002375FA" w:rsidRPr="000C6CA7" w:rsidRDefault="002375FA" w:rsidP="1626D3F6">
            <w:pPr>
              <w:pStyle w:val="ListParagraph"/>
              <w:ind w:left="458"/>
              <w:rPr>
                <w:rFonts w:ascii="Arial" w:hAnsi="Arial"/>
                <w:lang w:val="en-US"/>
              </w:rPr>
            </w:pPr>
            <w:r>
              <w:rPr>
                <w:rFonts w:ascii="Arial" w:hAnsi="Arial"/>
                <w:lang w:val="en-US"/>
              </w:rPr>
              <w:t>The system receives the feedback input.</w:t>
            </w:r>
          </w:p>
          <w:p w14:paraId="78F08FF0" w14:textId="77777777" w:rsidR="002375FA" w:rsidRPr="000C6CA7" w:rsidRDefault="002375FA" w:rsidP="1626D3F6">
            <w:pPr>
              <w:pStyle w:val="ListParagraph"/>
              <w:ind w:left="458"/>
              <w:rPr>
                <w:rFonts w:ascii="Arial" w:hAnsi="Arial"/>
                <w:lang w:val="en-US"/>
              </w:rPr>
            </w:pPr>
            <w:r>
              <w:rPr>
                <w:rFonts w:ascii="Arial" w:hAnsi="Arial"/>
                <w:lang w:val="en-US"/>
              </w:rPr>
              <w:t>The system saves the feedback (userId, analysisId, brief) through the feedback service and repository, then returns a success message.</w:t>
            </w:r>
          </w:p>
          <w:p w14:paraId="3FCEE8AB" w14:textId="77777777" w:rsidR="002375FA" w:rsidRPr="000C6CA7" w:rsidRDefault="002375FA" w:rsidP="00083E66">
            <w:pPr>
              <w:pStyle w:val="ListParagraph"/>
              <w:numPr>
                <w:ilvl w:val="0"/>
                <w:numId w:val="14"/>
              </w:numPr>
              <w:rPr>
                <w:rFonts w:ascii="Arial" w:hAnsi="Arial"/>
              </w:rPr>
            </w:pPr>
          </w:p>
        </w:tc>
      </w:tr>
      <w:tr w:rsidR="002375FA" w:rsidRPr="000C6CA7" w14:paraId="16D460BD" w14:textId="77777777" w:rsidTr="1626D3F6">
        <w:tc>
          <w:tcPr>
            <w:tcW w:w="1561" w:type="dxa"/>
            <w:vAlign w:val="center"/>
          </w:tcPr>
          <w:p w14:paraId="1E9EE5E8" w14:textId="77777777" w:rsidR="002375FA" w:rsidRPr="000C6CA7" w:rsidRDefault="002375FA">
            <w:pPr>
              <w:jc w:val="center"/>
              <w:rPr>
                <w:rFonts w:ascii="Arial" w:hAnsi="Arial"/>
                <w:b/>
                <w:bCs/>
              </w:rPr>
            </w:pPr>
            <w:r>
              <w:rPr>
                <w:rFonts w:ascii="Arial" w:hAnsi="Arial"/>
                <w:b/>
                <w:bCs/>
              </w:rPr>
              <w:t>Exception Conditions</w:t>
            </w:r>
          </w:p>
        </w:tc>
        <w:tc>
          <w:tcPr>
            <w:tcW w:w="2975" w:type="dxa"/>
            <w:vAlign w:val="center"/>
          </w:tcPr>
          <w:p w14:paraId="50E6BAE4" w14:textId="77777777" w:rsidR="002375FA" w:rsidRPr="000C6CA7" w:rsidRDefault="002375FA" w:rsidP="00083E66">
            <w:pPr>
              <w:pStyle w:val="ListParagraph"/>
              <w:numPr>
                <w:ilvl w:val="0"/>
                <w:numId w:val="14"/>
              </w:numPr>
              <w:rPr>
                <w:rFonts w:ascii="Arial" w:hAnsi="Arial"/>
              </w:rPr>
            </w:pPr>
            <w:r>
              <w:rPr>
                <w:rFonts w:ascii="Arial" w:hAnsi="Arial"/>
              </w:rPr>
              <w:t>User submits empty feedback</w:t>
            </w:r>
            <w:r>
              <w:rPr>
                <w:rFonts w:ascii="Arial" w:hAnsi="Arial"/>
                <w:lang w:val="en-US"/>
              </w:rPr>
              <w:t>.</w:t>
            </w:r>
            <w:r>
              <w:rPr>
                <w:rFonts w:ascii="Arial" w:hAnsi="Arial"/>
              </w:rPr>
              <w:t xml:space="preserve"> </w:t>
            </w:r>
            <w:r>
              <w:rPr>
                <w:rFonts w:ascii="Arial" w:hAnsi="Arial"/>
                <w:lang w:val="en-US"/>
              </w:rPr>
              <w:t>S</w:t>
            </w:r>
            <w:r>
              <w:rPr>
                <w:rFonts w:ascii="Arial" w:hAnsi="Arial"/>
              </w:rPr>
              <w:t>ystem displays: “Please enter a brief explanation.”</w:t>
            </w:r>
          </w:p>
          <w:p w14:paraId="3E9C8CDA" w14:textId="77777777" w:rsidR="002375FA" w:rsidRPr="000C6CA7" w:rsidRDefault="002375FA" w:rsidP="00083E66">
            <w:pPr>
              <w:pStyle w:val="ListParagraph"/>
              <w:keepNext/>
              <w:numPr>
                <w:ilvl w:val="0"/>
                <w:numId w:val="14"/>
              </w:numPr>
              <w:rPr>
                <w:rFonts w:ascii="Arial" w:hAnsi="Arial"/>
              </w:rPr>
            </w:pPr>
            <w:r>
              <w:rPr>
                <w:rFonts w:ascii="Arial" w:hAnsi="Arial"/>
              </w:rPr>
              <w:t>Feedback storage fails</w:t>
            </w:r>
            <w:r>
              <w:rPr>
                <w:rFonts w:ascii="Arial" w:hAnsi="Arial"/>
                <w:lang w:val="en-US"/>
              </w:rPr>
              <w:t xml:space="preserve">. </w:t>
            </w:r>
            <w:r>
              <w:rPr>
                <w:rFonts w:ascii="Arial" w:hAnsi="Arial"/>
              </w:rPr>
              <w:t>system displays an error: “Could not submit feedback. Try again later.”</w:t>
            </w:r>
          </w:p>
        </w:tc>
      </w:tr>
    </w:tbl>
    <w:p w14:paraId="6C8FE875" w14:textId="77777777" w:rsidR="002375FA" w:rsidRDefault="002375FA" w:rsidP="002375FA">
      <w:pPr>
        <w:pStyle w:val="Caption"/>
      </w:pPr>
      <w:bookmarkStart w:id="105" w:name="_Toc229695726"/>
      <w:r>
        <w:t xml:space="preserve">Table </w:t>
      </w:r>
      <w:r>
        <w:fldChar w:fldCharType="begin"/>
      </w:r>
      <w:r>
        <w:instrText xml:space="preserve"> SEQ Table \* ARABIC </w:instrText>
      </w:r>
      <w:r>
        <w:fldChar w:fldCharType="separate"/>
      </w:r>
      <w:r>
        <w:rPr>
          <w:noProof/>
        </w:rPr>
        <w:t>9</w:t>
      </w:r>
      <w:r>
        <w:fldChar w:fldCharType="end"/>
      </w:r>
      <w:r>
        <w:t>: Report Inaccurate Review Use Case Description</w:t>
      </w:r>
      <w:bookmarkEnd w:id="105"/>
    </w:p>
    <w:p w14:paraId="67D5BA60" w14:textId="77777777" w:rsidR="000C6CA7" w:rsidRPr="000C6CA7" w:rsidRDefault="000C6CA7" w:rsidP="000C6CA7">
      <w:pPr>
        <w:rPr>
          <w:lang w:val="en-US"/>
        </w:rPr>
      </w:pPr>
      <w:r>
        <w:rPr>
          <w:lang w:val="en-US"/>
        </w:rPr>
        <w:br w:type="page"/>
      </w:r>
    </w:p>
    <w:tbl>
      <w:tblPr>
        <w:tblStyle w:val="TableGrid"/>
        <w:tblW w:w="5000" w:type="pct"/>
        <w:tblLook w:val="04A0" w:firstRow="1" w:lastRow="0" w:firstColumn="1" w:lastColumn="0" w:noHBand="0" w:noVBand="1"/>
      </w:tblPr>
      <w:tblGrid>
        <w:gridCol w:w="2962"/>
        <w:gridCol w:w="3383"/>
        <w:gridCol w:w="3617"/>
      </w:tblGrid>
      <w:tr w:rsidR="002375FA" w:rsidRPr="000C6CA7" w14:paraId="0107C49B" w14:textId="77777777" w:rsidTr="1626D3F6">
        <w:tc>
          <w:tcPr>
            <w:tcW w:w="3261" w:type="dxa"/>
            <w:vAlign w:val="center"/>
          </w:tcPr>
          <w:p w14:paraId="0D5BE80B" w14:textId="77777777" w:rsidR="002375FA" w:rsidRPr="000C6CA7" w:rsidRDefault="002375FA" w:rsidP="002375FA">
            <w:pPr>
              <w:jc w:val="center"/>
              <w:rPr>
                <w:rFonts w:asciiTheme="minorBidi" w:hAnsiTheme="minorBidi"/>
                <w:b/>
                <w:bCs/>
              </w:rPr>
            </w:pPr>
            <w:r>
              <w:rPr>
                <w:rFonts w:asciiTheme="minorBidi" w:hAnsiTheme="minorBidi"/>
                <w:b/>
                <w:bCs/>
              </w:rPr>
              <w:lastRenderedPageBreak/>
              <w:t>Use Case Name</w:t>
            </w:r>
          </w:p>
        </w:tc>
        <w:tc>
          <w:tcPr>
            <w:tcW w:w="8080" w:type="dxa"/>
            <w:gridSpan w:val="2"/>
          </w:tcPr>
          <w:p w14:paraId="19E1A871" w14:textId="77777777" w:rsidR="002375FA" w:rsidRPr="000C6CA7" w:rsidRDefault="002375FA" w:rsidP="002375FA">
            <w:pPr>
              <w:rPr>
                <w:rFonts w:asciiTheme="minorBidi" w:hAnsiTheme="minorBidi"/>
              </w:rPr>
            </w:pPr>
            <w:r>
              <w:rPr>
                <w:rFonts w:asciiTheme="minorBidi" w:hAnsiTheme="minorBidi"/>
              </w:rPr>
              <w:t>View Analytics</w:t>
            </w:r>
          </w:p>
        </w:tc>
      </w:tr>
      <w:tr w:rsidR="002375FA" w:rsidRPr="000C6CA7" w14:paraId="358F1A4D" w14:textId="77777777" w:rsidTr="1626D3F6">
        <w:tc>
          <w:tcPr>
            <w:tcW w:w="3261" w:type="dxa"/>
            <w:vAlign w:val="center"/>
          </w:tcPr>
          <w:p w14:paraId="220E21B6" w14:textId="77777777" w:rsidR="002375FA" w:rsidRPr="000C6CA7" w:rsidRDefault="002375FA" w:rsidP="002375FA">
            <w:pPr>
              <w:jc w:val="center"/>
              <w:rPr>
                <w:rFonts w:asciiTheme="minorBidi" w:hAnsiTheme="minorBidi"/>
                <w:b/>
                <w:bCs/>
              </w:rPr>
            </w:pPr>
            <w:r>
              <w:rPr>
                <w:rFonts w:asciiTheme="minorBidi" w:hAnsiTheme="minorBidi"/>
                <w:b/>
                <w:bCs/>
              </w:rPr>
              <w:t>Scenario</w:t>
            </w:r>
          </w:p>
        </w:tc>
        <w:tc>
          <w:tcPr>
            <w:tcW w:w="8080" w:type="dxa"/>
            <w:gridSpan w:val="2"/>
          </w:tcPr>
          <w:p w14:paraId="13300DD3" w14:textId="77777777" w:rsidR="002375FA" w:rsidRPr="000C6CA7" w:rsidRDefault="002375FA" w:rsidP="1626D3F6">
            <w:pPr>
              <w:rPr>
                <w:rFonts w:asciiTheme="minorBidi" w:hAnsiTheme="minorBidi"/>
                <w:lang w:val="en-US"/>
              </w:rPr>
            </w:pPr>
            <w:r>
              <w:rPr>
                <w:rFonts w:asciiTheme="minorBidi" w:hAnsiTheme="minorBidi"/>
                <w:lang w:val="en-US"/>
              </w:rPr>
              <w:t>The Admin accesses the analytics dashboard to monitor system usage and brand analysis activity across the system.</w:t>
            </w:r>
          </w:p>
        </w:tc>
      </w:tr>
      <w:tr w:rsidR="002375FA" w:rsidRPr="000C6CA7" w14:paraId="36BC1C3E" w14:textId="77777777" w:rsidTr="1626D3F6">
        <w:tc>
          <w:tcPr>
            <w:tcW w:w="3261" w:type="dxa"/>
            <w:vAlign w:val="center"/>
          </w:tcPr>
          <w:p w14:paraId="4DF0D879" w14:textId="77777777" w:rsidR="002375FA" w:rsidRPr="000C6CA7" w:rsidRDefault="002375FA" w:rsidP="002375FA">
            <w:pPr>
              <w:jc w:val="center"/>
              <w:rPr>
                <w:rFonts w:asciiTheme="minorBidi" w:hAnsiTheme="minorBidi"/>
                <w:b/>
                <w:bCs/>
              </w:rPr>
            </w:pPr>
            <w:r>
              <w:rPr>
                <w:rFonts w:asciiTheme="minorBidi" w:hAnsiTheme="minorBidi"/>
                <w:b/>
                <w:bCs/>
              </w:rPr>
              <w:t>Triggering Event</w:t>
            </w:r>
          </w:p>
        </w:tc>
        <w:tc>
          <w:tcPr>
            <w:tcW w:w="8080" w:type="dxa"/>
            <w:gridSpan w:val="2"/>
          </w:tcPr>
          <w:p w14:paraId="2BAD69AF" w14:textId="77777777" w:rsidR="002375FA" w:rsidRPr="000C6CA7" w:rsidRDefault="002375FA" w:rsidP="1626D3F6">
            <w:pPr>
              <w:rPr>
                <w:rFonts w:asciiTheme="minorBidi" w:hAnsiTheme="minorBidi"/>
                <w:lang w:val="en-US"/>
              </w:rPr>
            </w:pPr>
            <w:r>
              <w:rPr>
                <w:rFonts w:asciiTheme="minorBidi" w:hAnsiTheme="minorBidi"/>
                <w:lang w:val="en-US"/>
              </w:rPr>
              <w:t>The Admin navigates to the "View Analytics" page from the admin dashboard.</w:t>
            </w:r>
          </w:p>
        </w:tc>
      </w:tr>
      <w:tr w:rsidR="002375FA" w:rsidRPr="000C6CA7" w14:paraId="1335596F" w14:textId="77777777" w:rsidTr="1626D3F6">
        <w:tc>
          <w:tcPr>
            <w:tcW w:w="3261" w:type="dxa"/>
            <w:vAlign w:val="center"/>
          </w:tcPr>
          <w:p w14:paraId="69943CCE" w14:textId="77777777" w:rsidR="002375FA" w:rsidRPr="000C6CA7" w:rsidRDefault="002375FA" w:rsidP="002375FA">
            <w:pPr>
              <w:jc w:val="center"/>
              <w:rPr>
                <w:rFonts w:asciiTheme="minorBidi" w:hAnsiTheme="minorBidi"/>
                <w:b/>
                <w:bCs/>
              </w:rPr>
            </w:pPr>
            <w:r>
              <w:rPr>
                <w:rFonts w:asciiTheme="minorBidi" w:hAnsiTheme="minorBidi"/>
                <w:b/>
                <w:bCs/>
              </w:rPr>
              <w:t>Brief Description</w:t>
            </w:r>
          </w:p>
        </w:tc>
        <w:tc>
          <w:tcPr>
            <w:tcW w:w="8080" w:type="dxa"/>
            <w:gridSpan w:val="2"/>
          </w:tcPr>
          <w:p w14:paraId="76ED9335" w14:textId="77777777" w:rsidR="002375FA" w:rsidRPr="000C6CA7" w:rsidRDefault="002375FA" w:rsidP="1626D3F6">
            <w:pPr>
              <w:rPr>
                <w:rFonts w:asciiTheme="minorBidi" w:hAnsiTheme="minorBidi"/>
                <w:lang w:val="en-US"/>
              </w:rPr>
            </w:pPr>
            <w:r>
              <w:rPr>
                <w:rFonts w:asciiTheme="minorBidi" w:hAnsiTheme="minorBidi"/>
                <w:lang w:val="en-US"/>
              </w:rPr>
              <w:t>This use case allows the Admin to view comprehensive analytics about system usage and brand analysis activity. The analytics provide insights into LLM utilization, post analysis trends, brand performance metrics, and other key indicators. The Admin can apply various filters to refine the view and focus on specific time periods, companies, brands, or other criteria.</w:t>
            </w:r>
          </w:p>
        </w:tc>
      </w:tr>
      <w:tr w:rsidR="002375FA" w:rsidRPr="000C6CA7" w14:paraId="72A27085" w14:textId="77777777" w:rsidTr="1626D3F6">
        <w:tc>
          <w:tcPr>
            <w:tcW w:w="3261" w:type="dxa"/>
            <w:vAlign w:val="center"/>
          </w:tcPr>
          <w:p w14:paraId="00B4B080" w14:textId="77777777" w:rsidR="002375FA" w:rsidRPr="000C6CA7" w:rsidRDefault="002375FA" w:rsidP="002375FA">
            <w:pPr>
              <w:jc w:val="center"/>
              <w:rPr>
                <w:rFonts w:asciiTheme="minorBidi" w:hAnsiTheme="minorBidi"/>
                <w:b/>
                <w:bCs/>
              </w:rPr>
            </w:pPr>
            <w:r>
              <w:rPr>
                <w:rFonts w:asciiTheme="minorBidi" w:hAnsiTheme="minorBidi"/>
                <w:b/>
                <w:bCs/>
              </w:rPr>
              <w:t>Actors</w:t>
            </w:r>
          </w:p>
        </w:tc>
        <w:tc>
          <w:tcPr>
            <w:tcW w:w="8080" w:type="dxa"/>
            <w:gridSpan w:val="2"/>
          </w:tcPr>
          <w:p w14:paraId="2EE3C251" w14:textId="77777777" w:rsidR="002375FA" w:rsidRPr="000C6CA7" w:rsidRDefault="002375FA" w:rsidP="002375FA">
            <w:pPr>
              <w:rPr>
                <w:rFonts w:asciiTheme="minorBidi" w:hAnsiTheme="minorBidi"/>
              </w:rPr>
            </w:pPr>
            <w:r>
              <w:rPr>
                <w:rFonts w:asciiTheme="minorBidi" w:hAnsiTheme="minorBidi"/>
              </w:rPr>
              <w:t>Admin</w:t>
            </w:r>
          </w:p>
        </w:tc>
      </w:tr>
      <w:tr w:rsidR="002375FA" w:rsidRPr="000C6CA7" w14:paraId="73F86BD4" w14:textId="77777777" w:rsidTr="1626D3F6">
        <w:tc>
          <w:tcPr>
            <w:tcW w:w="3261" w:type="dxa"/>
            <w:vAlign w:val="center"/>
          </w:tcPr>
          <w:p w14:paraId="5CC39484" w14:textId="77777777" w:rsidR="002375FA" w:rsidRPr="000C6CA7" w:rsidRDefault="002375FA" w:rsidP="002375FA">
            <w:pPr>
              <w:jc w:val="center"/>
              <w:rPr>
                <w:rFonts w:asciiTheme="minorBidi" w:hAnsiTheme="minorBidi"/>
                <w:b/>
                <w:bCs/>
              </w:rPr>
            </w:pPr>
            <w:r>
              <w:rPr>
                <w:rFonts w:asciiTheme="minorBidi" w:hAnsiTheme="minorBidi"/>
                <w:b/>
                <w:bCs/>
              </w:rPr>
              <w:t>Related Use Cases (if any)</w:t>
            </w:r>
          </w:p>
        </w:tc>
        <w:tc>
          <w:tcPr>
            <w:tcW w:w="8080" w:type="dxa"/>
            <w:gridSpan w:val="2"/>
          </w:tcPr>
          <w:p w14:paraId="5625674A" w14:textId="77777777" w:rsidR="002375FA" w:rsidRPr="000C6CA7" w:rsidRDefault="002375FA" w:rsidP="002375FA">
            <w:pPr>
              <w:rPr>
                <w:rFonts w:asciiTheme="minorBidi" w:hAnsiTheme="minorBidi"/>
              </w:rPr>
            </w:pPr>
            <w:r>
              <w:rPr>
                <w:rFonts w:asciiTheme="minorBidi" w:hAnsiTheme="minorBidi"/>
              </w:rPr>
              <w:t>None</w:t>
            </w:r>
          </w:p>
        </w:tc>
      </w:tr>
      <w:tr w:rsidR="002375FA" w:rsidRPr="000C6CA7" w14:paraId="2C44C9AE" w14:textId="77777777" w:rsidTr="1626D3F6">
        <w:tc>
          <w:tcPr>
            <w:tcW w:w="3261" w:type="dxa"/>
            <w:vAlign w:val="center"/>
          </w:tcPr>
          <w:p w14:paraId="1C4D9E14" w14:textId="77777777" w:rsidR="002375FA" w:rsidRPr="000C6CA7" w:rsidRDefault="002375FA" w:rsidP="002375FA">
            <w:pPr>
              <w:jc w:val="center"/>
              <w:rPr>
                <w:rFonts w:asciiTheme="minorBidi" w:hAnsiTheme="minorBidi"/>
                <w:b/>
                <w:bCs/>
              </w:rPr>
            </w:pPr>
            <w:r>
              <w:rPr>
                <w:rFonts w:asciiTheme="minorBidi" w:hAnsiTheme="minorBidi"/>
                <w:b/>
                <w:bCs/>
              </w:rPr>
              <w:t>Preconditions</w:t>
            </w:r>
          </w:p>
        </w:tc>
        <w:tc>
          <w:tcPr>
            <w:tcW w:w="8080" w:type="dxa"/>
            <w:gridSpan w:val="2"/>
          </w:tcPr>
          <w:p w14:paraId="68B614B1" w14:textId="77777777" w:rsidR="002375FA" w:rsidRPr="000C6CA7" w:rsidRDefault="002375FA" w:rsidP="00083E66">
            <w:pPr>
              <w:pStyle w:val="ListParagraph"/>
              <w:numPr>
                <w:ilvl w:val="0"/>
                <w:numId w:val="5"/>
              </w:numPr>
              <w:rPr>
                <w:rFonts w:asciiTheme="minorBidi" w:hAnsiTheme="minorBidi"/>
                <w:lang w:val="en-US"/>
              </w:rPr>
            </w:pPr>
            <w:r>
              <w:rPr>
                <w:rFonts w:asciiTheme="minorBidi" w:hAnsiTheme="minorBidi"/>
                <w:lang w:val="en-US"/>
              </w:rPr>
              <w:t>The Admin is authenticated and logged into the system.</w:t>
            </w:r>
          </w:p>
        </w:tc>
      </w:tr>
      <w:tr w:rsidR="002375FA" w:rsidRPr="000C6CA7" w14:paraId="51AE47F4" w14:textId="77777777" w:rsidTr="1626D3F6">
        <w:tc>
          <w:tcPr>
            <w:tcW w:w="3261" w:type="dxa"/>
            <w:vAlign w:val="center"/>
          </w:tcPr>
          <w:p w14:paraId="65F9E9F5" w14:textId="77777777" w:rsidR="002375FA" w:rsidRPr="000C6CA7" w:rsidRDefault="002375FA" w:rsidP="002375FA">
            <w:pPr>
              <w:jc w:val="center"/>
              <w:rPr>
                <w:rFonts w:asciiTheme="minorBidi" w:hAnsiTheme="minorBidi"/>
                <w:b/>
                <w:bCs/>
              </w:rPr>
            </w:pPr>
            <w:r>
              <w:rPr>
                <w:rFonts w:asciiTheme="minorBidi" w:hAnsiTheme="minorBidi"/>
                <w:b/>
                <w:bCs/>
              </w:rPr>
              <w:t>Postconditions</w:t>
            </w:r>
          </w:p>
        </w:tc>
        <w:tc>
          <w:tcPr>
            <w:tcW w:w="8080" w:type="dxa"/>
            <w:gridSpan w:val="2"/>
          </w:tcPr>
          <w:p w14:paraId="3F913C5D" w14:textId="77777777" w:rsidR="002375FA" w:rsidRPr="000C6CA7" w:rsidRDefault="002375FA" w:rsidP="00083E66">
            <w:pPr>
              <w:pStyle w:val="ListParagraph"/>
              <w:numPr>
                <w:ilvl w:val="0"/>
                <w:numId w:val="5"/>
              </w:numPr>
              <w:rPr>
                <w:rFonts w:asciiTheme="minorBidi" w:hAnsiTheme="minorBidi"/>
              </w:rPr>
            </w:pPr>
            <w:r>
              <w:rPr>
                <w:rFonts w:asciiTheme="minorBidi" w:hAnsiTheme="minorBidi"/>
              </w:rPr>
              <w:t>The system displays the latest analytical results retrieved from the database.</w:t>
            </w:r>
          </w:p>
          <w:p w14:paraId="41C585E4" w14:textId="77777777" w:rsidR="002375FA" w:rsidRPr="000C6CA7" w:rsidRDefault="002375FA" w:rsidP="00083E66">
            <w:pPr>
              <w:pStyle w:val="ListParagraph"/>
              <w:numPr>
                <w:ilvl w:val="0"/>
                <w:numId w:val="5"/>
              </w:numPr>
              <w:rPr>
                <w:rFonts w:asciiTheme="minorBidi" w:hAnsiTheme="minorBidi"/>
                <w:lang w:val="en-US"/>
              </w:rPr>
            </w:pPr>
            <w:r>
              <w:rPr>
                <w:rFonts w:asciiTheme="minorBidi" w:hAnsiTheme="minorBidi"/>
                <w:lang w:val="en-US"/>
              </w:rPr>
              <w:t>The analytics dashboard remains accessible for further exploration and filtering.</w:t>
            </w:r>
          </w:p>
        </w:tc>
      </w:tr>
      <w:tr w:rsidR="002375FA" w:rsidRPr="000C6CA7" w14:paraId="4A0617C7" w14:textId="77777777" w:rsidTr="1626D3F6">
        <w:tc>
          <w:tcPr>
            <w:tcW w:w="3261" w:type="dxa"/>
            <w:vMerge w:val="restart"/>
            <w:vAlign w:val="center"/>
          </w:tcPr>
          <w:p w14:paraId="260B4A76" w14:textId="77777777" w:rsidR="002375FA" w:rsidRPr="000C6CA7" w:rsidRDefault="002375FA" w:rsidP="002375FA">
            <w:pPr>
              <w:jc w:val="center"/>
              <w:rPr>
                <w:rFonts w:asciiTheme="minorBidi" w:hAnsiTheme="minorBidi"/>
                <w:b/>
                <w:bCs/>
              </w:rPr>
            </w:pPr>
            <w:r>
              <w:rPr>
                <w:rFonts w:asciiTheme="minorBidi" w:hAnsiTheme="minorBidi"/>
                <w:b/>
                <w:bCs/>
              </w:rPr>
              <w:t>Flow of Activities</w:t>
            </w:r>
          </w:p>
        </w:tc>
        <w:tc>
          <w:tcPr>
            <w:tcW w:w="3898" w:type="dxa"/>
          </w:tcPr>
          <w:p w14:paraId="1A345D26" w14:textId="77777777" w:rsidR="002375FA" w:rsidRPr="000C6CA7" w:rsidRDefault="002375FA" w:rsidP="002375FA">
            <w:pPr>
              <w:jc w:val="center"/>
              <w:rPr>
                <w:rFonts w:asciiTheme="minorBidi" w:hAnsiTheme="minorBidi"/>
                <w:b/>
                <w:bCs/>
              </w:rPr>
            </w:pPr>
            <w:r>
              <w:rPr>
                <w:rFonts w:asciiTheme="minorBidi" w:hAnsiTheme="minorBidi"/>
                <w:b/>
                <w:bCs/>
              </w:rPr>
              <w:t>Admin</w:t>
            </w:r>
          </w:p>
        </w:tc>
        <w:tc>
          <w:tcPr>
            <w:tcW w:w="4182" w:type="dxa"/>
          </w:tcPr>
          <w:p w14:paraId="65E62AD5" w14:textId="77777777" w:rsidR="002375FA" w:rsidRPr="000C6CA7" w:rsidRDefault="002375FA" w:rsidP="002375FA">
            <w:pPr>
              <w:jc w:val="center"/>
              <w:rPr>
                <w:rFonts w:asciiTheme="minorBidi" w:hAnsiTheme="minorBidi"/>
                <w:b/>
              </w:rPr>
            </w:pPr>
            <w:r>
              <w:rPr>
                <w:rFonts w:asciiTheme="minorBidi" w:hAnsiTheme="minorBidi"/>
                <w:b/>
              </w:rPr>
              <w:t>System</w:t>
            </w:r>
          </w:p>
        </w:tc>
      </w:tr>
      <w:tr w:rsidR="002375FA" w:rsidRPr="000C6CA7" w14:paraId="703A1943" w14:textId="77777777" w:rsidTr="1626D3F6">
        <w:tc>
          <w:tcPr>
            <w:tcW w:w="3261" w:type="dxa"/>
            <w:vMerge/>
            <w:vAlign w:val="center"/>
          </w:tcPr>
          <w:p w14:paraId="66CB046F" w14:textId="77777777" w:rsidR="002375FA" w:rsidRPr="000C6CA7" w:rsidRDefault="002375FA" w:rsidP="002375FA">
            <w:pPr>
              <w:jc w:val="center"/>
              <w:rPr>
                <w:rFonts w:asciiTheme="minorBidi" w:hAnsiTheme="minorBidi"/>
                <w:b/>
                <w:bCs/>
              </w:rPr>
            </w:pPr>
          </w:p>
        </w:tc>
        <w:tc>
          <w:tcPr>
            <w:tcW w:w="3898" w:type="dxa"/>
          </w:tcPr>
          <w:p w14:paraId="1575F9AF" w14:textId="77777777" w:rsidR="002375FA" w:rsidRPr="000C6CA7" w:rsidRDefault="002375FA" w:rsidP="002375FA">
            <w:pPr>
              <w:tabs>
                <w:tab w:val="left" w:pos="1084"/>
              </w:tabs>
              <w:spacing w:line="276" w:lineRule="auto"/>
              <w:rPr>
                <w:rFonts w:asciiTheme="minorBidi" w:hAnsiTheme="minorBidi"/>
                <w:b/>
                <w:bCs/>
              </w:rPr>
            </w:pPr>
          </w:p>
          <w:p w14:paraId="69F85C81" w14:textId="77777777" w:rsidR="002375FA" w:rsidRPr="000C6CA7" w:rsidRDefault="002375FA" w:rsidP="00083E66">
            <w:pPr>
              <w:pStyle w:val="ListParagraph"/>
              <w:numPr>
                <w:ilvl w:val="0"/>
                <w:numId w:val="24"/>
              </w:numPr>
              <w:spacing w:line="276" w:lineRule="auto"/>
              <w:rPr>
                <w:rFonts w:asciiTheme="minorBidi" w:hAnsiTheme="minorBidi"/>
              </w:rPr>
            </w:pPr>
            <w:r>
              <w:rPr>
                <w:rFonts w:asciiTheme="minorBidi" w:hAnsiTheme="minorBidi"/>
              </w:rPr>
              <w:t xml:space="preserve">Navigates to "View Analytics" </w:t>
            </w:r>
          </w:p>
          <w:p w14:paraId="7801A7F6" w14:textId="77777777" w:rsidR="002375FA" w:rsidRPr="000C6CA7" w:rsidRDefault="002375FA" w:rsidP="002375FA">
            <w:pPr>
              <w:spacing w:line="276" w:lineRule="auto"/>
              <w:rPr>
                <w:rFonts w:asciiTheme="minorBidi" w:hAnsiTheme="minorBidi"/>
              </w:rPr>
            </w:pPr>
          </w:p>
          <w:p w14:paraId="7295862B" w14:textId="77777777" w:rsidR="002375FA" w:rsidRPr="000C6CA7" w:rsidRDefault="002375FA" w:rsidP="002375FA">
            <w:pPr>
              <w:spacing w:line="276" w:lineRule="auto"/>
              <w:rPr>
                <w:rFonts w:asciiTheme="minorBidi" w:hAnsiTheme="minorBidi"/>
                <w:lang w:val="en-US"/>
              </w:rPr>
            </w:pPr>
          </w:p>
          <w:p w14:paraId="6D491EEC" w14:textId="77777777" w:rsidR="002375FA" w:rsidRPr="000C6CA7" w:rsidRDefault="002375FA" w:rsidP="00083E66">
            <w:pPr>
              <w:pStyle w:val="ListParagraph"/>
              <w:numPr>
                <w:ilvl w:val="0"/>
                <w:numId w:val="25"/>
              </w:numPr>
              <w:spacing w:line="276" w:lineRule="auto"/>
              <w:rPr>
                <w:rFonts w:asciiTheme="minorBidi" w:hAnsiTheme="minorBidi"/>
              </w:rPr>
            </w:pPr>
            <w:r>
              <w:rPr>
                <w:rFonts w:asciiTheme="minorBidi" w:hAnsiTheme="minorBidi"/>
              </w:rPr>
              <w:t>Reviews displayed analytics</w:t>
            </w:r>
          </w:p>
          <w:p w14:paraId="293434F4" w14:textId="77777777" w:rsidR="002375FA" w:rsidRPr="000C6CA7" w:rsidRDefault="002375FA" w:rsidP="00083E66">
            <w:pPr>
              <w:pStyle w:val="ListParagraph"/>
              <w:numPr>
                <w:ilvl w:val="0"/>
                <w:numId w:val="25"/>
              </w:numPr>
              <w:spacing w:line="276" w:lineRule="auto"/>
              <w:rPr>
                <w:rFonts w:asciiTheme="minorBidi" w:hAnsiTheme="minorBidi"/>
                <w:lang w:val="en-US"/>
              </w:rPr>
            </w:pPr>
            <w:r>
              <w:rPr>
                <w:rFonts w:asciiTheme="minorBidi" w:hAnsiTheme="minorBidi"/>
                <w:lang w:val="en-US"/>
              </w:rPr>
              <w:t>Optionally, applies filter criteria (date range, brands, etc.)</w:t>
            </w:r>
          </w:p>
          <w:p w14:paraId="52E039CC" w14:textId="77777777" w:rsidR="002375FA" w:rsidRPr="000C6CA7" w:rsidRDefault="002375FA" w:rsidP="002375FA">
            <w:pPr>
              <w:spacing w:line="276" w:lineRule="auto"/>
              <w:rPr>
                <w:rFonts w:asciiTheme="minorBidi" w:hAnsiTheme="minorBidi"/>
              </w:rPr>
            </w:pPr>
          </w:p>
          <w:p w14:paraId="7F163A0C" w14:textId="77777777" w:rsidR="002375FA" w:rsidRPr="000C6CA7" w:rsidRDefault="002375FA" w:rsidP="002375FA">
            <w:pPr>
              <w:pStyle w:val="ListParagraph"/>
              <w:spacing w:line="276" w:lineRule="auto"/>
              <w:ind w:left="360"/>
              <w:rPr>
                <w:rFonts w:asciiTheme="minorBidi" w:hAnsiTheme="minorBidi"/>
              </w:rPr>
            </w:pPr>
          </w:p>
          <w:p w14:paraId="12BDD0A1" w14:textId="77777777" w:rsidR="002375FA" w:rsidRPr="000C6CA7" w:rsidRDefault="002375FA" w:rsidP="00083E66">
            <w:pPr>
              <w:pStyle w:val="ListParagraph"/>
              <w:numPr>
                <w:ilvl w:val="0"/>
                <w:numId w:val="19"/>
              </w:numPr>
              <w:spacing w:line="276" w:lineRule="auto"/>
              <w:rPr>
                <w:rFonts w:asciiTheme="minorBidi" w:hAnsiTheme="minorBidi"/>
                <w:lang w:val="en-US"/>
              </w:rPr>
            </w:pPr>
            <w:r>
              <w:rPr>
                <w:rFonts w:asciiTheme="minorBidi" w:hAnsiTheme="minorBidi"/>
                <w:lang w:val="en-US"/>
              </w:rPr>
              <w:t>Reviews filtered analytics</w:t>
            </w:r>
          </w:p>
        </w:tc>
        <w:tc>
          <w:tcPr>
            <w:tcW w:w="4182" w:type="dxa"/>
          </w:tcPr>
          <w:p w14:paraId="16F9641E" w14:textId="77777777" w:rsidR="002375FA" w:rsidRPr="000C6CA7" w:rsidRDefault="002375FA" w:rsidP="002375FA">
            <w:pPr>
              <w:spacing w:line="276" w:lineRule="auto"/>
              <w:rPr>
                <w:rFonts w:asciiTheme="minorBidi" w:hAnsiTheme="minorBidi"/>
              </w:rPr>
            </w:pPr>
          </w:p>
          <w:p w14:paraId="78828C24" w14:textId="77777777" w:rsidR="002375FA" w:rsidRPr="000C6CA7" w:rsidRDefault="002375FA" w:rsidP="002375FA">
            <w:pPr>
              <w:spacing w:line="276" w:lineRule="auto"/>
              <w:rPr>
                <w:rFonts w:asciiTheme="minorBidi" w:hAnsiTheme="minorBidi"/>
              </w:rPr>
            </w:pPr>
          </w:p>
          <w:p w14:paraId="43473897" w14:textId="77777777" w:rsidR="002375FA" w:rsidRPr="000C6CA7" w:rsidRDefault="002375FA" w:rsidP="00083E66">
            <w:pPr>
              <w:pStyle w:val="ListParagraph"/>
              <w:numPr>
                <w:ilvl w:val="0"/>
                <w:numId w:val="24"/>
              </w:numPr>
              <w:spacing w:line="276" w:lineRule="auto"/>
              <w:rPr>
                <w:rFonts w:asciiTheme="minorBidi" w:hAnsiTheme="minorBidi"/>
              </w:rPr>
            </w:pPr>
            <w:r>
              <w:rPr>
                <w:rFonts w:asciiTheme="minorBidi" w:hAnsiTheme="minorBidi"/>
              </w:rPr>
              <w:t>Retrieves all analytics from the database</w:t>
            </w:r>
          </w:p>
          <w:p w14:paraId="1E52C7E8" w14:textId="77777777" w:rsidR="002375FA" w:rsidRPr="000C6CA7" w:rsidRDefault="002375FA" w:rsidP="00083E66">
            <w:pPr>
              <w:pStyle w:val="ListParagraph"/>
              <w:numPr>
                <w:ilvl w:val="0"/>
                <w:numId w:val="24"/>
              </w:numPr>
              <w:spacing w:line="276" w:lineRule="auto"/>
              <w:rPr>
                <w:rFonts w:asciiTheme="minorBidi" w:hAnsiTheme="minorBidi"/>
              </w:rPr>
            </w:pPr>
            <w:r>
              <w:rPr>
                <w:rFonts w:asciiTheme="minorBidi" w:hAnsiTheme="minorBidi"/>
              </w:rPr>
              <w:t>Populates analytics dashboard</w:t>
            </w:r>
          </w:p>
          <w:p w14:paraId="68CBDAF5" w14:textId="77777777" w:rsidR="002375FA" w:rsidRPr="000C6CA7" w:rsidRDefault="002375FA" w:rsidP="002375FA">
            <w:pPr>
              <w:spacing w:line="276" w:lineRule="auto"/>
              <w:rPr>
                <w:rFonts w:asciiTheme="minorBidi" w:hAnsiTheme="minorBidi"/>
              </w:rPr>
            </w:pPr>
          </w:p>
          <w:p w14:paraId="6F9BD460" w14:textId="77777777" w:rsidR="002375FA" w:rsidRPr="000C6CA7" w:rsidRDefault="002375FA" w:rsidP="002375FA">
            <w:pPr>
              <w:spacing w:line="276" w:lineRule="auto"/>
              <w:rPr>
                <w:rFonts w:asciiTheme="minorBidi" w:hAnsiTheme="minorBidi"/>
              </w:rPr>
            </w:pPr>
          </w:p>
          <w:p w14:paraId="482F4BE1" w14:textId="77777777" w:rsidR="002375FA" w:rsidRPr="000C6CA7" w:rsidRDefault="002375FA" w:rsidP="00083E66">
            <w:pPr>
              <w:pStyle w:val="ListParagraph"/>
              <w:numPr>
                <w:ilvl w:val="0"/>
                <w:numId w:val="18"/>
              </w:numPr>
              <w:spacing w:line="276" w:lineRule="auto"/>
              <w:rPr>
                <w:rFonts w:asciiTheme="minorBidi" w:hAnsiTheme="minorBidi"/>
              </w:rPr>
            </w:pPr>
            <w:r>
              <w:rPr>
                <w:rFonts w:asciiTheme="minorBidi" w:hAnsiTheme="minorBidi"/>
              </w:rPr>
              <w:t>Applies filter function on the data</w:t>
            </w:r>
          </w:p>
          <w:p w14:paraId="597ECAE2" w14:textId="77777777" w:rsidR="002375FA" w:rsidRPr="000C6CA7" w:rsidRDefault="002375FA" w:rsidP="00083E66">
            <w:pPr>
              <w:pStyle w:val="ListParagraph"/>
              <w:numPr>
                <w:ilvl w:val="0"/>
                <w:numId w:val="18"/>
              </w:numPr>
              <w:spacing w:line="276" w:lineRule="auto"/>
              <w:rPr>
                <w:rFonts w:asciiTheme="minorBidi" w:hAnsiTheme="minorBidi"/>
              </w:rPr>
            </w:pPr>
            <w:r>
              <w:rPr>
                <w:rFonts w:asciiTheme="minorBidi" w:hAnsiTheme="minorBidi"/>
              </w:rPr>
              <w:t>Displays criteria-met data</w:t>
            </w:r>
          </w:p>
        </w:tc>
      </w:tr>
      <w:tr w:rsidR="002375FA" w:rsidRPr="000C6CA7" w14:paraId="26FB550E" w14:textId="77777777" w:rsidTr="1626D3F6">
        <w:tc>
          <w:tcPr>
            <w:tcW w:w="3261" w:type="dxa"/>
            <w:vAlign w:val="center"/>
          </w:tcPr>
          <w:p w14:paraId="7FE82562" w14:textId="77777777" w:rsidR="002375FA" w:rsidRPr="000C6CA7" w:rsidRDefault="002375FA" w:rsidP="002375FA">
            <w:pPr>
              <w:jc w:val="center"/>
              <w:rPr>
                <w:rFonts w:asciiTheme="minorBidi" w:hAnsiTheme="minorBidi"/>
                <w:b/>
                <w:bCs/>
              </w:rPr>
            </w:pPr>
            <w:r>
              <w:rPr>
                <w:rFonts w:asciiTheme="minorBidi" w:hAnsiTheme="minorBidi"/>
                <w:b/>
                <w:bCs/>
              </w:rPr>
              <w:t>Exception Conditions</w:t>
            </w:r>
          </w:p>
        </w:tc>
        <w:tc>
          <w:tcPr>
            <w:tcW w:w="8080" w:type="dxa"/>
            <w:gridSpan w:val="2"/>
          </w:tcPr>
          <w:p w14:paraId="07EF1F29" w14:textId="77777777" w:rsidR="002375FA" w:rsidRPr="000C6CA7" w:rsidRDefault="002375FA" w:rsidP="002375FA">
            <w:pPr>
              <w:rPr>
                <w:rFonts w:asciiTheme="minorBidi" w:hAnsiTheme="minorBidi"/>
              </w:rPr>
            </w:pPr>
            <w:r>
              <w:rPr>
                <w:rFonts w:asciiTheme="minorBidi" w:hAnsiTheme="minorBidi"/>
              </w:rPr>
              <w:t>E2 No Analytics Available</w:t>
            </w:r>
          </w:p>
          <w:p w14:paraId="7B8B136D" w14:textId="77777777" w:rsidR="002375FA" w:rsidRPr="000C6CA7" w:rsidRDefault="002375FA" w:rsidP="002375FA">
            <w:pPr>
              <w:rPr>
                <w:rFonts w:asciiTheme="minorBidi" w:hAnsiTheme="minorBidi"/>
              </w:rPr>
            </w:pPr>
            <w:r>
              <w:rPr>
                <w:rFonts w:asciiTheme="minorBidi" w:hAnsiTheme="minorBidi"/>
              </w:rPr>
              <w:t>E2 Database Connection Failure</w:t>
            </w:r>
          </w:p>
          <w:p w14:paraId="21752AE5" w14:textId="77777777" w:rsidR="002375FA" w:rsidRPr="000C6CA7" w:rsidRDefault="002375FA" w:rsidP="002375FA">
            <w:pPr>
              <w:keepNext/>
              <w:rPr>
                <w:rFonts w:asciiTheme="minorBidi" w:hAnsiTheme="minorBidi"/>
              </w:rPr>
            </w:pPr>
            <w:r>
              <w:rPr>
                <w:rFonts w:asciiTheme="minorBidi" w:hAnsiTheme="minorBidi"/>
              </w:rPr>
              <w:t>E5 Invalid Filter Criteria</w:t>
            </w:r>
          </w:p>
        </w:tc>
      </w:tr>
    </w:tbl>
    <w:p w14:paraId="12FAC6F7" w14:textId="77777777" w:rsidR="002375FA" w:rsidRDefault="002375FA" w:rsidP="002375FA">
      <w:pPr>
        <w:pStyle w:val="Caption"/>
      </w:pPr>
      <w:bookmarkStart w:id="106" w:name="_Toc229695727"/>
      <w:r>
        <w:t xml:space="preserve">Table </w:t>
      </w:r>
      <w:r>
        <w:fldChar w:fldCharType="begin"/>
      </w:r>
      <w:r>
        <w:instrText xml:space="preserve"> SEQ Table \* ARABIC </w:instrText>
      </w:r>
      <w:r>
        <w:fldChar w:fldCharType="separate"/>
      </w:r>
      <w:r>
        <w:rPr>
          <w:noProof/>
        </w:rPr>
        <w:t>10</w:t>
      </w:r>
      <w:r>
        <w:fldChar w:fldCharType="end"/>
      </w:r>
      <w:r>
        <w:t>: View Analytics Use Case Description</w:t>
      </w:r>
      <w:bookmarkEnd w:id="106"/>
    </w:p>
    <w:p w14:paraId="39AFB325" w14:textId="77777777" w:rsidR="000C6CA7" w:rsidRPr="000C6CA7" w:rsidRDefault="000C6CA7" w:rsidP="000C6CA7">
      <w:pPr>
        <w:rPr>
          <w:lang w:val="en-US"/>
        </w:rPr>
      </w:pPr>
      <w:r>
        <w:rPr>
          <w:lang w:val="en-US"/>
        </w:rPr>
        <w:br w:type="page"/>
      </w:r>
    </w:p>
    <w:tbl>
      <w:tblPr>
        <w:tblStyle w:val="TableGrid"/>
        <w:tblW w:w="5000" w:type="pct"/>
        <w:tblLook w:val="04A0" w:firstRow="1" w:lastRow="0" w:firstColumn="1" w:lastColumn="0" w:noHBand="0" w:noVBand="1"/>
      </w:tblPr>
      <w:tblGrid>
        <w:gridCol w:w="3956"/>
        <w:gridCol w:w="6006"/>
      </w:tblGrid>
      <w:tr w:rsidR="002375FA" w:rsidRPr="000C6CA7" w14:paraId="3BCE235A" w14:textId="77777777" w:rsidTr="1626D3F6">
        <w:tc>
          <w:tcPr>
            <w:tcW w:w="1576" w:type="dxa"/>
            <w:vAlign w:val="center"/>
          </w:tcPr>
          <w:p w14:paraId="24785BE0" w14:textId="77777777" w:rsidR="002375FA" w:rsidRPr="000C6CA7" w:rsidRDefault="002375FA" w:rsidP="002375FA">
            <w:pPr>
              <w:jc w:val="center"/>
              <w:rPr>
                <w:rFonts w:ascii="Arial" w:hAnsi="Arial"/>
                <w:b/>
                <w:bCs/>
              </w:rPr>
            </w:pPr>
            <w:r>
              <w:rPr>
                <w:rFonts w:ascii="Arial" w:hAnsi="Arial"/>
                <w:b/>
                <w:bCs/>
              </w:rPr>
              <w:lastRenderedPageBreak/>
              <w:t>Use Case Name</w:t>
            </w:r>
          </w:p>
        </w:tc>
        <w:tc>
          <w:tcPr>
            <w:tcW w:w="2960" w:type="dxa"/>
            <w:vAlign w:val="center"/>
          </w:tcPr>
          <w:p w14:paraId="38695427" w14:textId="77777777" w:rsidR="002375FA" w:rsidRPr="000C6CA7" w:rsidRDefault="002375FA" w:rsidP="002375FA">
            <w:pPr>
              <w:rPr>
                <w:rFonts w:ascii="Arial" w:hAnsi="Arial"/>
              </w:rPr>
            </w:pPr>
            <w:r>
              <w:rPr>
                <w:rFonts w:ascii="Arial" w:hAnsi="Arial"/>
              </w:rPr>
              <w:t>Upload Custom Dataset</w:t>
            </w:r>
          </w:p>
        </w:tc>
      </w:tr>
      <w:tr w:rsidR="002375FA" w:rsidRPr="000C6CA7" w14:paraId="01D1D728" w14:textId="77777777" w:rsidTr="1626D3F6">
        <w:tc>
          <w:tcPr>
            <w:tcW w:w="1576" w:type="dxa"/>
            <w:vAlign w:val="center"/>
          </w:tcPr>
          <w:p w14:paraId="6E2EFC99" w14:textId="77777777" w:rsidR="002375FA" w:rsidRPr="000C6CA7" w:rsidRDefault="002375FA" w:rsidP="002375FA">
            <w:pPr>
              <w:jc w:val="center"/>
              <w:rPr>
                <w:rFonts w:ascii="Arial" w:hAnsi="Arial"/>
                <w:b/>
                <w:bCs/>
              </w:rPr>
            </w:pPr>
            <w:r>
              <w:rPr>
                <w:rFonts w:ascii="Arial" w:hAnsi="Arial"/>
                <w:b/>
                <w:bCs/>
              </w:rPr>
              <w:t>Scenario</w:t>
            </w:r>
          </w:p>
        </w:tc>
        <w:tc>
          <w:tcPr>
            <w:tcW w:w="2960" w:type="dxa"/>
            <w:vAlign w:val="center"/>
          </w:tcPr>
          <w:p w14:paraId="1B9D6FAC" w14:textId="77777777" w:rsidR="002375FA" w:rsidRPr="000C6CA7" w:rsidRDefault="002375FA" w:rsidP="1626D3F6">
            <w:pPr>
              <w:rPr>
                <w:rFonts w:ascii="Arial" w:hAnsi="Arial"/>
                <w:lang w:val="en-US"/>
              </w:rPr>
            </w:pPr>
            <w:r>
              <w:rPr>
                <w:rFonts w:ascii="Arial" w:hAnsi="Arial"/>
                <w:lang w:val="en-US"/>
              </w:rPr>
              <w:t>After starting a new analysis, the marketing team user may choose to upload a custom dataset instead of using the system’s default data source. This dataset is then used as the input for sentiment analysis.</w:t>
            </w:r>
          </w:p>
        </w:tc>
      </w:tr>
      <w:tr w:rsidR="002375FA" w:rsidRPr="000C6CA7" w14:paraId="7EB31EFB" w14:textId="77777777" w:rsidTr="1626D3F6">
        <w:tc>
          <w:tcPr>
            <w:tcW w:w="1576" w:type="dxa"/>
            <w:vAlign w:val="center"/>
          </w:tcPr>
          <w:p w14:paraId="6A37B973" w14:textId="77777777" w:rsidR="002375FA" w:rsidRPr="000C6CA7" w:rsidRDefault="002375FA" w:rsidP="002375FA">
            <w:pPr>
              <w:jc w:val="center"/>
              <w:rPr>
                <w:rFonts w:ascii="Arial" w:hAnsi="Arial"/>
                <w:b/>
                <w:bCs/>
              </w:rPr>
            </w:pPr>
            <w:r>
              <w:rPr>
                <w:rFonts w:ascii="Arial" w:hAnsi="Arial"/>
                <w:b/>
                <w:bCs/>
              </w:rPr>
              <w:t>Triggering Event</w:t>
            </w:r>
          </w:p>
        </w:tc>
        <w:tc>
          <w:tcPr>
            <w:tcW w:w="2960" w:type="dxa"/>
            <w:vAlign w:val="center"/>
          </w:tcPr>
          <w:p w14:paraId="76D25927" w14:textId="77777777" w:rsidR="002375FA" w:rsidRPr="000C6CA7" w:rsidRDefault="002375FA" w:rsidP="1626D3F6">
            <w:pPr>
              <w:rPr>
                <w:rFonts w:ascii="Arial" w:hAnsi="Arial"/>
                <w:lang w:val="en-US"/>
              </w:rPr>
            </w:pPr>
            <w:r>
              <w:rPr>
                <w:rFonts w:ascii="Arial" w:hAnsi="Arial"/>
                <w:lang w:val="en-US"/>
              </w:rPr>
              <w:t xml:space="preserve">The user selects </w:t>
            </w:r>
            <w:r>
              <w:rPr>
                <w:rFonts w:ascii="Arial" w:hAnsi="Arial"/>
                <w:b/>
                <w:bCs/>
                <w:lang w:val="en-US"/>
              </w:rPr>
              <w:t>“Start Analysis”</w:t>
            </w:r>
            <w:r>
              <w:rPr>
                <w:rFonts w:ascii="Arial" w:hAnsi="Arial"/>
                <w:lang w:val="en-US"/>
              </w:rPr>
              <w:t xml:space="preserve">, and within the configuration options, clicks </w:t>
            </w:r>
            <w:r>
              <w:rPr>
                <w:rFonts w:ascii="Arial" w:hAnsi="Arial"/>
                <w:b/>
                <w:bCs/>
                <w:lang w:val="en-US"/>
              </w:rPr>
              <w:t>“Upload Custom Dataset”</w:t>
            </w:r>
            <w:r>
              <w:rPr>
                <w:rFonts w:ascii="Arial" w:hAnsi="Arial"/>
                <w:lang w:val="en-US"/>
              </w:rPr>
              <w:t>.</w:t>
            </w:r>
          </w:p>
        </w:tc>
      </w:tr>
      <w:tr w:rsidR="002375FA" w:rsidRPr="000C6CA7" w14:paraId="1979794A" w14:textId="77777777" w:rsidTr="1626D3F6">
        <w:tc>
          <w:tcPr>
            <w:tcW w:w="1576" w:type="dxa"/>
            <w:vAlign w:val="center"/>
          </w:tcPr>
          <w:p w14:paraId="38B88017" w14:textId="77777777" w:rsidR="002375FA" w:rsidRPr="000C6CA7" w:rsidRDefault="002375FA" w:rsidP="002375FA">
            <w:pPr>
              <w:jc w:val="center"/>
              <w:rPr>
                <w:rFonts w:ascii="Arial" w:hAnsi="Arial"/>
                <w:b/>
                <w:bCs/>
              </w:rPr>
            </w:pPr>
            <w:r>
              <w:rPr>
                <w:rFonts w:ascii="Arial" w:hAnsi="Arial"/>
                <w:b/>
                <w:bCs/>
              </w:rPr>
              <w:t>Brief Description</w:t>
            </w:r>
          </w:p>
        </w:tc>
        <w:tc>
          <w:tcPr>
            <w:tcW w:w="2960" w:type="dxa"/>
            <w:vAlign w:val="center"/>
          </w:tcPr>
          <w:p w14:paraId="1916C468" w14:textId="77777777" w:rsidR="002375FA" w:rsidRPr="000C6CA7" w:rsidRDefault="002375FA" w:rsidP="002375FA">
            <w:pPr>
              <w:rPr>
                <w:rFonts w:ascii="Arial" w:hAnsi="Arial"/>
                <w:lang w:val="en-GB"/>
              </w:rPr>
            </w:pPr>
            <w:r>
              <w:rPr>
                <w:rFonts w:ascii="Arial" w:hAnsi="Arial"/>
              </w:rPr>
              <w:t>his use case allows the marketing team user to upload a CSV or XLSX file containing posts, comments, or text data to be analyzed. The system validates the file type and size, uploads it, stores it, and makes it available for processing. The custom dataset replaces the standard social media data source for the analysis run.</w:t>
            </w:r>
          </w:p>
        </w:tc>
      </w:tr>
      <w:tr w:rsidR="002375FA" w:rsidRPr="000C6CA7" w14:paraId="6601A324" w14:textId="77777777" w:rsidTr="1626D3F6">
        <w:tc>
          <w:tcPr>
            <w:tcW w:w="1576" w:type="dxa"/>
            <w:vAlign w:val="center"/>
          </w:tcPr>
          <w:p w14:paraId="642EC580" w14:textId="77777777" w:rsidR="002375FA" w:rsidRPr="000C6CA7" w:rsidRDefault="002375FA" w:rsidP="002375FA">
            <w:pPr>
              <w:jc w:val="center"/>
              <w:rPr>
                <w:rFonts w:ascii="Arial" w:hAnsi="Arial"/>
                <w:b/>
                <w:bCs/>
              </w:rPr>
            </w:pPr>
            <w:r>
              <w:rPr>
                <w:rFonts w:ascii="Arial" w:hAnsi="Arial"/>
                <w:b/>
                <w:bCs/>
              </w:rPr>
              <w:t>Actors</w:t>
            </w:r>
          </w:p>
        </w:tc>
        <w:tc>
          <w:tcPr>
            <w:tcW w:w="2960" w:type="dxa"/>
            <w:vAlign w:val="center"/>
          </w:tcPr>
          <w:p w14:paraId="715BB37C" w14:textId="77777777" w:rsidR="002375FA" w:rsidRPr="000C6CA7" w:rsidRDefault="002375FA" w:rsidP="002375FA">
            <w:pPr>
              <w:rPr>
                <w:rFonts w:ascii="Arial" w:hAnsi="Arial"/>
              </w:rPr>
            </w:pPr>
            <w:r>
              <w:rPr>
                <w:rFonts w:ascii="Arial" w:hAnsi="Arial"/>
              </w:rPr>
              <w:t>Marketing Team User</w:t>
            </w:r>
          </w:p>
        </w:tc>
      </w:tr>
      <w:tr w:rsidR="002375FA" w:rsidRPr="000C6CA7" w14:paraId="7CBA8564" w14:textId="77777777" w:rsidTr="1626D3F6">
        <w:tc>
          <w:tcPr>
            <w:tcW w:w="1576" w:type="dxa"/>
            <w:vAlign w:val="center"/>
          </w:tcPr>
          <w:p w14:paraId="67DC8919" w14:textId="77777777" w:rsidR="002375FA" w:rsidRPr="000C6CA7" w:rsidRDefault="002375FA" w:rsidP="002375FA">
            <w:pPr>
              <w:jc w:val="center"/>
              <w:rPr>
                <w:rFonts w:ascii="Arial" w:hAnsi="Arial"/>
                <w:b/>
                <w:bCs/>
              </w:rPr>
            </w:pPr>
            <w:r>
              <w:rPr>
                <w:rFonts w:ascii="Arial" w:hAnsi="Arial"/>
                <w:b/>
                <w:bCs/>
              </w:rPr>
              <w:t>Related Use Cases (if any)</w:t>
            </w:r>
          </w:p>
        </w:tc>
        <w:tc>
          <w:tcPr>
            <w:tcW w:w="2960" w:type="dxa"/>
            <w:vAlign w:val="center"/>
          </w:tcPr>
          <w:p w14:paraId="128468F0" w14:textId="77777777" w:rsidR="002375FA" w:rsidRPr="000C6CA7" w:rsidRDefault="002375FA" w:rsidP="002375FA">
            <w:pPr>
              <w:rPr>
                <w:rFonts w:ascii="Arial" w:hAnsi="Arial"/>
                <w:lang w:val="en-GB"/>
              </w:rPr>
            </w:pPr>
            <w:r>
              <w:rPr>
                <w:rFonts w:ascii="Arial" w:hAnsi="Arial"/>
                <w:lang w:val="en-GB"/>
              </w:rPr>
              <w:t>Start Analysis</w:t>
            </w:r>
          </w:p>
        </w:tc>
      </w:tr>
      <w:tr w:rsidR="002375FA" w:rsidRPr="000C6CA7" w14:paraId="7AECEA20" w14:textId="77777777" w:rsidTr="1626D3F6">
        <w:tc>
          <w:tcPr>
            <w:tcW w:w="1576" w:type="dxa"/>
            <w:vAlign w:val="center"/>
          </w:tcPr>
          <w:p w14:paraId="1A9C551A" w14:textId="77777777" w:rsidR="002375FA" w:rsidRPr="000C6CA7" w:rsidRDefault="002375FA" w:rsidP="002375FA">
            <w:pPr>
              <w:jc w:val="center"/>
              <w:rPr>
                <w:rFonts w:ascii="Arial" w:hAnsi="Arial"/>
                <w:b/>
                <w:bCs/>
              </w:rPr>
            </w:pPr>
            <w:r>
              <w:rPr>
                <w:rFonts w:ascii="Arial" w:hAnsi="Arial"/>
                <w:b/>
                <w:bCs/>
              </w:rPr>
              <w:t>Preconditions</w:t>
            </w:r>
          </w:p>
        </w:tc>
        <w:tc>
          <w:tcPr>
            <w:tcW w:w="2960" w:type="dxa"/>
            <w:vAlign w:val="center"/>
          </w:tcPr>
          <w:p w14:paraId="7A797F03" w14:textId="77777777" w:rsidR="002375FA" w:rsidRPr="000C6CA7" w:rsidRDefault="002375FA" w:rsidP="00083E66">
            <w:pPr>
              <w:pStyle w:val="ListParagraph"/>
              <w:numPr>
                <w:ilvl w:val="0"/>
                <w:numId w:val="15"/>
              </w:numPr>
              <w:rPr>
                <w:rFonts w:ascii="Arial" w:hAnsi="Arial"/>
              </w:rPr>
            </w:pPr>
            <w:r>
              <w:rPr>
                <w:rFonts w:ascii="Arial" w:hAnsi="Arial"/>
              </w:rPr>
              <w:t xml:space="preserve">  The user is logged in and authorized.</w:t>
            </w:r>
          </w:p>
          <w:p w14:paraId="220A9B9D" w14:textId="77777777" w:rsidR="002375FA" w:rsidRPr="000C6CA7" w:rsidRDefault="002375FA" w:rsidP="00083E66">
            <w:pPr>
              <w:pStyle w:val="ListParagraph"/>
              <w:numPr>
                <w:ilvl w:val="0"/>
                <w:numId w:val="15"/>
              </w:numPr>
              <w:rPr>
                <w:rFonts w:ascii="Arial" w:hAnsi="Arial"/>
                <w:lang w:val="en-US"/>
              </w:rPr>
            </w:pPr>
            <w:r>
              <w:rPr>
                <w:rFonts w:ascii="Arial" w:hAnsi="Arial"/>
                <w:lang w:val="en-US"/>
              </w:rPr>
              <w:t xml:space="preserve">  The user has already initiated the </w:t>
            </w:r>
            <w:r>
              <w:rPr>
                <w:rFonts w:ascii="Arial" w:hAnsi="Arial"/>
                <w:b/>
                <w:bCs/>
                <w:lang w:val="en-US"/>
              </w:rPr>
              <w:t>Start Analysis</w:t>
            </w:r>
            <w:r>
              <w:rPr>
                <w:rFonts w:ascii="Arial" w:hAnsi="Arial"/>
                <w:lang w:val="en-US"/>
              </w:rPr>
              <w:t xml:space="preserve"> use case.</w:t>
            </w:r>
          </w:p>
          <w:p w14:paraId="0C00A3BD" w14:textId="77777777" w:rsidR="002375FA" w:rsidRPr="000C6CA7" w:rsidRDefault="002375FA" w:rsidP="00083E66">
            <w:pPr>
              <w:pStyle w:val="ListParagraph"/>
              <w:numPr>
                <w:ilvl w:val="0"/>
                <w:numId w:val="15"/>
              </w:numPr>
              <w:rPr>
                <w:rFonts w:ascii="Arial" w:hAnsi="Arial"/>
              </w:rPr>
            </w:pPr>
            <w:r>
              <w:rPr>
                <w:rFonts w:ascii="Arial" w:hAnsi="Arial"/>
              </w:rPr>
              <w:t xml:space="preserve">  The file is available on the user’s device.</w:t>
            </w:r>
          </w:p>
          <w:p w14:paraId="0F964B00" w14:textId="77777777" w:rsidR="002375FA" w:rsidRPr="000C6CA7" w:rsidRDefault="002375FA" w:rsidP="002375FA">
            <w:pPr>
              <w:rPr>
                <w:rFonts w:ascii="Arial" w:hAnsi="Arial"/>
              </w:rPr>
            </w:pPr>
          </w:p>
          <w:p w14:paraId="13C80177" w14:textId="77777777" w:rsidR="002375FA" w:rsidRPr="000C6CA7" w:rsidRDefault="002375FA" w:rsidP="002375FA">
            <w:pPr>
              <w:rPr>
                <w:rFonts w:ascii="Arial" w:hAnsi="Arial"/>
              </w:rPr>
            </w:pPr>
          </w:p>
        </w:tc>
      </w:tr>
      <w:tr w:rsidR="002375FA" w:rsidRPr="000C6CA7" w14:paraId="7D65D4FD" w14:textId="77777777" w:rsidTr="1626D3F6">
        <w:tc>
          <w:tcPr>
            <w:tcW w:w="1576" w:type="dxa"/>
            <w:vAlign w:val="center"/>
          </w:tcPr>
          <w:p w14:paraId="6DDEBACB" w14:textId="77777777" w:rsidR="002375FA" w:rsidRPr="000C6CA7" w:rsidRDefault="002375FA" w:rsidP="002375FA">
            <w:pPr>
              <w:jc w:val="center"/>
              <w:rPr>
                <w:rFonts w:ascii="Arial" w:hAnsi="Arial"/>
                <w:b/>
                <w:bCs/>
              </w:rPr>
            </w:pPr>
            <w:r>
              <w:rPr>
                <w:rFonts w:ascii="Arial" w:hAnsi="Arial"/>
                <w:b/>
                <w:bCs/>
              </w:rPr>
              <w:t>Postconditions</w:t>
            </w:r>
          </w:p>
        </w:tc>
        <w:tc>
          <w:tcPr>
            <w:tcW w:w="2960" w:type="dxa"/>
            <w:vAlign w:val="center"/>
          </w:tcPr>
          <w:p w14:paraId="14B0F09D" w14:textId="77777777" w:rsidR="002375FA" w:rsidRPr="000C6CA7" w:rsidRDefault="002375FA" w:rsidP="00083E66">
            <w:pPr>
              <w:pStyle w:val="ListParagraph"/>
              <w:numPr>
                <w:ilvl w:val="0"/>
                <w:numId w:val="15"/>
              </w:numPr>
              <w:rPr>
                <w:rFonts w:ascii="Arial" w:hAnsi="Arial"/>
              </w:rPr>
            </w:pPr>
            <w:r>
              <w:rPr>
                <w:rFonts w:ascii="Arial" w:hAnsi="Arial"/>
              </w:rPr>
              <w:t>The uploaded dataset is stored in the system.</w:t>
            </w:r>
          </w:p>
          <w:p w14:paraId="630B7C0B" w14:textId="77777777" w:rsidR="002375FA" w:rsidRPr="000C6CA7" w:rsidRDefault="002375FA" w:rsidP="00083E66">
            <w:pPr>
              <w:pStyle w:val="ListParagraph"/>
              <w:numPr>
                <w:ilvl w:val="0"/>
                <w:numId w:val="15"/>
              </w:numPr>
              <w:rPr>
                <w:rFonts w:ascii="Arial" w:hAnsi="Arial"/>
              </w:rPr>
            </w:pPr>
            <w:r>
              <w:rPr>
                <w:rFonts w:ascii="Arial" w:hAnsi="Arial"/>
              </w:rPr>
              <w:t xml:space="preserve"> The dataset is linked to the analysis request.</w:t>
            </w:r>
          </w:p>
          <w:p w14:paraId="4AA29700" w14:textId="77777777" w:rsidR="002375FA" w:rsidRPr="000C6CA7" w:rsidRDefault="002375FA" w:rsidP="00083E66">
            <w:pPr>
              <w:pStyle w:val="ListParagraph"/>
              <w:numPr>
                <w:ilvl w:val="0"/>
                <w:numId w:val="15"/>
              </w:numPr>
              <w:rPr>
                <w:rFonts w:ascii="Arial" w:hAnsi="Arial"/>
                <w:lang w:val="en-US"/>
              </w:rPr>
            </w:pPr>
            <w:r>
              <w:rPr>
                <w:rFonts w:ascii="Arial" w:hAnsi="Arial"/>
                <w:lang w:val="en-US"/>
              </w:rPr>
              <w:t xml:space="preserve"> The system is ready to run sentiment analysis using the custom uploaded data.</w:t>
            </w:r>
          </w:p>
          <w:p w14:paraId="5A87AF25" w14:textId="77777777" w:rsidR="002375FA" w:rsidRPr="000C6CA7" w:rsidRDefault="002375FA" w:rsidP="002375FA">
            <w:pPr>
              <w:pStyle w:val="ListParagraph"/>
              <w:rPr>
                <w:rFonts w:ascii="Arial" w:hAnsi="Arial"/>
              </w:rPr>
            </w:pPr>
          </w:p>
          <w:p w14:paraId="2256F79C" w14:textId="77777777" w:rsidR="002375FA" w:rsidRPr="000C6CA7" w:rsidRDefault="002375FA" w:rsidP="002375FA">
            <w:pPr>
              <w:rPr>
                <w:rFonts w:ascii="Arial" w:hAnsi="Arial"/>
              </w:rPr>
            </w:pPr>
          </w:p>
        </w:tc>
      </w:tr>
      <w:tr w:rsidR="002375FA" w:rsidRPr="000C6CA7" w14:paraId="488D7C98" w14:textId="77777777" w:rsidTr="1626D3F6">
        <w:tc>
          <w:tcPr>
            <w:tcW w:w="1576" w:type="dxa"/>
            <w:vAlign w:val="center"/>
          </w:tcPr>
          <w:p w14:paraId="46A8EC64" w14:textId="77777777" w:rsidR="002375FA" w:rsidRPr="000C6CA7" w:rsidRDefault="002375FA" w:rsidP="002375FA">
            <w:pPr>
              <w:jc w:val="center"/>
              <w:rPr>
                <w:rFonts w:ascii="Arial" w:hAnsi="Arial"/>
                <w:b/>
                <w:bCs/>
              </w:rPr>
            </w:pPr>
            <w:r>
              <w:rPr>
                <w:rFonts w:ascii="Arial" w:hAnsi="Arial"/>
                <w:b/>
                <w:bCs/>
              </w:rPr>
              <w:t>Flow of Activities</w:t>
            </w:r>
          </w:p>
        </w:tc>
        <w:tc>
          <w:tcPr>
            <w:tcW w:w="2960" w:type="dxa"/>
            <w:vAlign w:val="center"/>
          </w:tcPr>
          <w:p w14:paraId="5981832E" w14:textId="77777777" w:rsidR="002375FA" w:rsidRPr="000C6CA7" w:rsidRDefault="002375FA" w:rsidP="002375FA">
            <w:pPr>
              <w:pStyle w:val="ListParagraph"/>
              <w:ind w:left="458"/>
              <w:rPr>
                <w:rFonts w:ascii="Arial" w:hAnsi="Arial"/>
                <w:b/>
                <w:bCs/>
              </w:rPr>
            </w:pPr>
            <w:r>
              <w:rPr>
                <w:rFonts w:ascii="Arial" w:hAnsi="Arial"/>
                <w:b/>
                <w:bCs/>
              </w:rPr>
              <w:t>Actor’s Actions:</w:t>
            </w:r>
          </w:p>
          <w:p w14:paraId="58926728" w14:textId="77777777" w:rsidR="002375FA" w:rsidRPr="000C6CA7" w:rsidRDefault="002375FA" w:rsidP="00083E66">
            <w:pPr>
              <w:pStyle w:val="ListParagraph"/>
              <w:numPr>
                <w:ilvl w:val="0"/>
                <w:numId w:val="14"/>
              </w:numPr>
              <w:rPr>
                <w:rFonts w:ascii="Arial" w:hAnsi="Arial"/>
              </w:rPr>
            </w:pPr>
            <w:r>
              <w:rPr>
                <w:rFonts w:ascii="Arial" w:hAnsi="Arial"/>
              </w:rPr>
              <w:t>The user starts a new analysis.</w:t>
            </w:r>
          </w:p>
          <w:p w14:paraId="038C5582" w14:textId="77777777" w:rsidR="002375FA" w:rsidRPr="000C6CA7" w:rsidRDefault="002375FA" w:rsidP="00083E66">
            <w:pPr>
              <w:pStyle w:val="ListParagraph"/>
              <w:numPr>
                <w:ilvl w:val="0"/>
                <w:numId w:val="14"/>
              </w:numPr>
              <w:rPr>
                <w:rFonts w:ascii="Arial" w:hAnsi="Arial"/>
                <w:lang w:val="en-US"/>
              </w:rPr>
            </w:pPr>
            <w:r>
              <w:rPr>
                <w:rFonts w:ascii="Arial" w:hAnsi="Arial"/>
                <w:lang w:val="en-US"/>
              </w:rPr>
              <w:t>The user selects “Upload Custom Dataset”.</w:t>
            </w:r>
          </w:p>
          <w:p w14:paraId="39B905E3" w14:textId="77777777" w:rsidR="002375FA" w:rsidRPr="000C6CA7" w:rsidRDefault="002375FA" w:rsidP="00083E66">
            <w:pPr>
              <w:pStyle w:val="ListParagraph"/>
              <w:numPr>
                <w:ilvl w:val="0"/>
                <w:numId w:val="14"/>
              </w:numPr>
              <w:rPr>
                <w:rFonts w:ascii="Arial" w:hAnsi="Arial"/>
                <w:lang w:val="en-US"/>
              </w:rPr>
            </w:pPr>
            <w:r>
              <w:rPr>
                <w:rFonts w:ascii="Arial" w:hAnsi="Arial"/>
                <w:lang w:val="en-US"/>
              </w:rPr>
              <w:t>The user chooses a CSV/XLSX file and submits it.</w:t>
            </w:r>
          </w:p>
          <w:p w14:paraId="0A23AF02" w14:textId="77777777" w:rsidR="002375FA" w:rsidRPr="000C6CA7" w:rsidRDefault="002375FA" w:rsidP="002375FA">
            <w:pPr>
              <w:pStyle w:val="ListParagraph"/>
              <w:ind w:left="458"/>
              <w:rPr>
                <w:rFonts w:ascii="Arial" w:hAnsi="Arial"/>
                <w:b/>
                <w:bCs/>
              </w:rPr>
            </w:pPr>
            <w:r>
              <w:rPr>
                <w:rFonts w:ascii="Arial" w:hAnsi="Arial"/>
                <w:b/>
                <w:bCs/>
              </w:rPr>
              <w:t>System’s Responses:</w:t>
            </w:r>
          </w:p>
          <w:p w14:paraId="15FD9587" w14:textId="77777777" w:rsidR="002375FA" w:rsidRPr="000C6CA7" w:rsidRDefault="002375FA" w:rsidP="00083E66">
            <w:pPr>
              <w:pStyle w:val="ListParagraph"/>
              <w:numPr>
                <w:ilvl w:val="0"/>
                <w:numId w:val="14"/>
              </w:numPr>
              <w:rPr>
                <w:rFonts w:ascii="Arial" w:hAnsi="Arial"/>
              </w:rPr>
            </w:pPr>
            <w:r>
              <w:rPr>
                <w:rFonts w:ascii="Arial" w:hAnsi="Arial"/>
              </w:rPr>
              <w:t>The system displays analysis options, including dataset upload.</w:t>
            </w:r>
          </w:p>
          <w:p w14:paraId="3C5E1F8E" w14:textId="77777777" w:rsidR="002375FA" w:rsidRPr="000C6CA7" w:rsidRDefault="002375FA" w:rsidP="00083E66">
            <w:pPr>
              <w:pStyle w:val="ListParagraph"/>
              <w:numPr>
                <w:ilvl w:val="0"/>
                <w:numId w:val="14"/>
              </w:numPr>
              <w:rPr>
                <w:rFonts w:ascii="Arial" w:hAnsi="Arial"/>
              </w:rPr>
            </w:pPr>
            <w:r>
              <w:rPr>
                <w:rFonts w:ascii="Arial" w:hAnsi="Arial"/>
              </w:rPr>
              <w:t>The system opens a file upload window or prompt.</w:t>
            </w:r>
          </w:p>
          <w:p w14:paraId="01ED5751" w14:textId="77777777" w:rsidR="002375FA" w:rsidRPr="000C6CA7" w:rsidRDefault="002375FA" w:rsidP="00083E66">
            <w:pPr>
              <w:pStyle w:val="ListParagraph"/>
              <w:numPr>
                <w:ilvl w:val="0"/>
                <w:numId w:val="14"/>
              </w:numPr>
              <w:rPr>
                <w:rFonts w:ascii="Arial" w:hAnsi="Arial"/>
                <w:lang w:val="en-US"/>
              </w:rPr>
            </w:pPr>
            <w:r>
              <w:rPr>
                <w:rFonts w:ascii="Arial" w:hAnsi="Arial"/>
                <w:lang w:val="en-US"/>
              </w:rPr>
              <w:t>The system validates the file type and size, uploads it, stores it, and confirms successful upload.</w:t>
            </w:r>
          </w:p>
          <w:p w14:paraId="093B71E8" w14:textId="77777777" w:rsidR="002375FA" w:rsidRPr="000C6CA7" w:rsidRDefault="002375FA" w:rsidP="00083E66">
            <w:pPr>
              <w:pStyle w:val="ListParagraph"/>
              <w:numPr>
                <w:ilvl w:val="0"/>
                <w:numId w:val="14"/>
              </w:numPr>
              <w:rPr>
                <w:rFonts w:ascii="Arial" w:hAnsi="Arial"/>
              </w:rPr>
            </w:pPr>
          </w:p>
        </w:tc>
      </w:tr>
      <w:tr w:rsidR="002375FA" w:rsidRPr="000C6CA7" w14:paraId="1DCF2840" w14:textId="77777777" w:rsidTr="1626D3F6">
        <w:tc>
          <w:tcPr>
            <w:tcW w:w="1576" w:type="dxa"/>
            <w:vAlign w:val="center"/>
          </w:tcPr>
          <w:p w14:paraId="76F19D3C" w14:textId="77777777" w:rsidR="002375FA" w:rsidRPr="000C6CA7" w:rsidRDefault="002375FA" w:rsidP="002375FA">
            <w:pPr>
              <w:jc w:val="center"/>
              <w:rPr>
                <w:rFonts w:ascii="Arial" w:hAnsi="Arial"/>
                <w:b/>
                <w:bCs/>
              </w:rPr>
            </w:pPr>
            <w:r>
              <w:rPr>
                <w:rFonts w:ascii="Arial" w:hAnsi="Arial"/>
                <w:b/>
                <w:bCs/>
              </w:rPr>
              <w:t>Exception Conditions</w:t>
            </w:r>
          </w:p>
        </w:tc>
        <w:tc>
          <w:tcPr>
            <w:tcW w:w="2960" w:type="dxa"/>
            <w:vAlign w:val="center"/>
          </w:tcPr>
          <w:p w14:paraId="2E2A0966" w14:textId="77777777" w:rsidR="002375FA" w:rsidRPr="000C6CA7" w:rsidRDefault="002375FA" w:rsidP="00083E66">
            <w:pPr>
              <w:pStyle w:val="ListParagraph"/>
              <w:numPr>
                <w:ilvl w:val="0"/>
                <w:numId w:val="14"/>
              </w:numPr>
              <w:rPr>
                <w:rFonts w:ascii="Arial" w:hAnsi="Arial"/>
                <w:b/>
                <w:bCs/>
              </w:rPr>
            </w:pPr>
            <w:r>
              <w:rPr>
                <w:rFonts w:ascii="Arial" w:hAnsi="Arial"/>
                <w:b/>
                <w:bCs/>
              </w:rPr>
              <w:t xml:space="preserve"> Invalid file format</w:t>
            </w:r>
            <w:r>
              <w:rPr>
                <w:rFonts w:ascii="Arial" w:hAnsi="Arial"/>
                <w:b/>
                <w:bCs/>
                <w:lang w:val="en-US"/>
              </w:rPr>
              <w:t xml:space="preserve">. </w:t>
            </w:r>
            <w:r>
              <w:rPr>
                <w:rFonts w:ascii="Arial" w:hAnsi="Arial"/>
                <w:b/>
                <w:bCs/>
              </w:rPr>
              <w:t>System displays: “Unsupported file type. Please upload CSV or XLSX.”</w:t>
            </w:r>
          </w:p>
          <w:p w14:paraId="1DB7589C" w14:textId="77777777" w:rsidR="002375FA" w:rsidRPr="000C6CA7" w:rsidRDefault="002375FA" w:rsidP="00083E66">
            <w:pPr>
              <w:pStyle w:val="ListParagraph"/>
              <w:keepNext/>
              <w:numPr>
                <w:ilvl w:val="0"/>
                <w:numId w:val="14"/>
              </w:numPr>
              <w:rPr>
                <w:rFonts w:ascii="Arial" w:hAnsi="Arial"/>
                <w:b/>
                <w:bCs/>
              </w:rPr>
            </w:pPr>
            <w:r>
              <w:rPr>
                <w:rFonts w:ascii="Arial" w:hAnsi="Arial"/>
                <w:b/>
                <w:bCs/>
              </w:rPr>
              <w:t>File too large</w:t>
            </w:r>
            <w:r>
              <w:rPr>
                <w:rFonts w:ascii="Arial" w:hAnsi="Arial"/>
                <w:b/>
                <w:bCs/>
                <w:lang w:val="en-US"/>
              </w:rPr>
              <w:t xml:space="preserve">. </w:t>
            </w:r>
            <w:r>
              <w:rPr>
                <w:rFonts w:ascii="Arial" w:hAnsi="Arial"/>
                <w:b/>
                <w:bCs/>
              </w:rPr>
              <w:t>System displays: “File exceeds size limit.”</w:t>
            </w:r>
          </w:p>
        </w:tc>
      </w:tr>
    </w:tbl>
    <w:p w14:paraId="2F47CEFB" w14:textId="77777777" w:rsidR="000C6CA7" w:rsidRPr="000C6CA7" w:rsidRDefault="002375FA" w:rsidP="000C6CA7">
      <w:pPr>
        <w:pStyle w:val="Caption"/>
      </w:pPr>
      <w:bookmarkStart w:id="107" w:name="_Toc229695728"/>
      <w:r>
        <w:t xml:space="preserve">Table </w:t>
      </w:r>
      <w:r>
        <w:fldChar w:fldCharType="begin"/>
      </w:r>
      <w:r>
        <w:instrText xml:space="preserve"> SEQ Table \* ARABIC </w:instrText>
      </w:r>
      <w:r>
        <w:fldChar w:fldCharType="separate"/>
      </w:r>
      <w:r>
        <w:rPr>
          <w:noProof/>
        </w:rPr>
        <w:t>11</w:t>
      </w:r>
      <w:r>
        <w:fldChar w:fldCharType="end"/>
      </w:r>
      <w:r>
        <w:t>: Upload Custom Dataset Use Case Description</w:t>
      </w:r>
      <w:bookmarkEnd w:id="107"/>
    </w:p>
    <w:tbl>
      <w:tblPr>
        <w:tblStyle w:val="TableGrid"/>
        <w:tblW w:w="5000" w:type="pct"/>
        <w:tblLook w:val="04A0" w:firstRow="1" w:lastRow="0" w:firstColumn="1" w:lastColumn="0" w:noHBand="0" w:noVBand="1"/>
      </w:tblPr>
      <w:tblGrid>
        <w:gridCol w:w="3675"/>
        <w:gridCol w:w="3123"/>
        <w:gridCol w:w="3164"/>
      </w:tblGrid>
      <w:tr w:rsidR="00FB56BD" w:rsidRPr="000C6CA7" w14:paraId="219BFF2C" w14:textId="77777777" w:rsidTr="1626D3F6">
        <w:trPr>
          <w:trHeight w:val="121"/>
        </w:trPr>
        <w:tc>
          <w:tcPr>
            <w:tcW w:w="1308" w:type="dxa"/>
            <w:vAlign w:val="center"/>
          </w:tcPr>
          <w:p w14:paraId="70DC41B5" w14:textId="77777777" w:rsidR="00FB56BD" w:rsidRPr="000C6CA7" w:rsidRDefault="00FB56BD" w:rsidP="00FB56BD">
            <w:pPr>
              <w:jc w:val="center"/>
              <w:rPr>
                <w:rFonts w:asciiTheme="minorBidi" w:hAnsiTheme="minorBidi"/>
                <w:b/>
                <w:bCs/>
              </w:rPr>
            </w:pPr>
            <w:r>
              <w:rPr>
                <w:rFonts w:asciiTheme="minorBidi" w:hAnsiTheme="minorBidi"/>
                <w:b/>
                <w:bCs/>
              </w:rPr>
              <w:t>Use Case Name</w:t>
            </w:r>
          </w:p>
        </w:tc>
        <w:tc>
          <w:tcPr>
            <w:tcW w:w="3242" w:type="dxa"/>
            <w:gridSpan w:val="2"/>
            <w:vAlign w:val="center"/>
          </w:tcPr>
          <w:p w14:paraId="4CD1A461" w14:textId="77777777" w:rsidR="00FB56BD" w:rsidRPr="000C6CA7" w:rsidRDefault="00FB56BD" w:rsidP="00FB56BD">
            <w:pPr>
              <w:rPr>
                <w:rFonts w:asciiTheme="minorBidi" w:hAnsiTheme="minorBidi"/>
                <w:lang w:val="en-US"/>
              </w:rPr>
            </w:pPr>
            <w:r>
              <w:rPr>
                <w:rFonts w:asciiTheme="minorBidi" w:hAnsiTheme="minorBidi"/>
                <w:lang w:val="en-US"/>
              </w:rPr>
              <w:t>Generate Report</w:t>
            </w:r>
          </w:p>
        </w:tc>
      </w:tr>
      <w:tr w:rsidR="00FB56BD" w:rsidRPr="000C6CA7" w14:paraId="50EE84F7" w14:textId="77777777" w:rsidTr="1626D3F6">
        <w:trPr>
          <w:trHeight w:val="121"/>
        </w:trPr>
        <w:tc>
          <w:tcPr>
            <w:tcW w:w="1308" w:type="dxa"/>
            <w:vAlign w:val="center"/>
          </w:tcPr>
          <w:p w14:paraId="7898FDF8" w14:textId="77777777" w:rsidR="00FB56BD" w:rsidRPr="000C6CA7" w:rsidRDefault="00FB56BD" w:rsidP="00FB56BD">
            <w:pPr>
              <w:jc w:val="center"/>
              <w:rPr>
                <w:rFonts w:asciiTheme="minorBidi" w:hAnsiTheme="minorBidi"/>
                <w:b/>
                <w:bCs/>
              </w:rPr>
            </w:pPr>
            <w:r>
              <w:rPr>
                <w:rFonts w:asciiTheme="minorBidi" w:hAnsiTheme="minorBidi"/>
                <w:b/>
                <w:bCs/>
              </w:rPr>
              <w:lastRenderedPageBreak/>
              <w:t>Scenario</w:t>
            </w:r>
          </w:p>
        </w:tc>
        <w:tc>
          <w:tcPr>
            <w:tcW w:w="3242" w:type="dxa"/>
            <w:gridSpan w:val="2"/>
            <w:vAlign w:val="center"/>
          </w:tcPr>
          <w:p w14:paraId="2053FBC5" w14:textId="77777777" w:rsidR="00FB56BD" w:rsidRPr="000C6CA7" w:rsidRDefault="00FB56BD" w:rsidP="1626D3F6">
            <w:pPr>
              <w:rPr>
                <w:rFonts w:asciiTheme="minorBidi" w:hAnsiTheme="minorBidi"/>
                <w:lang w:val="en-US"/>
              </w:rPr>
            </w:pPr>
            <w:r>
              <w:rPr>
                <w:rFonts w:asciiTheme="minorBidi" w:hAnsiTheme="minorBidi"/>
                <w:lang w:val="en-US"/>
              </w:rPr>
              <w:t>Marketing Team User generates a downloadable sentiment analysis report containing posts and their analysis results in CSV format.</w:t>
            </w:r>
          </w:p>
        </w:tc>
      </w:tr>
      <w:tr w:rsidR="00FB56BD" w:rsidRPr="000C6CA7" w14:paraId="6A3FCA15" w14:textId="77777777" w:rsidTr="1626D3F6">
        <w:trPr>
          <w:trHeight w:val="121"/>
        </w:trPr>
        <w:tc>
          <w:tcPr>
            <w:tcW w:w="1308" w:type="dxa"/>
            <w:vAlign w:val="center"/>
          </w:tcPr>
          <w:p w14:paraId="696FCDBF" w14:textId="77777777" w:rsidR="00FB56BD" w:rsidRPr="000C6CA7" w:rsidRDefault="00FB56BD" w:rsidP="00FB56BD">
            <w:pPr>
              <w:jc w:val="center"/>
              <w:rPr>
                <w:rFonts w:asciiTheme="minorBidi" w:hAnsiTheme="minorBidi"/>
                <w:b/>
                <w:bCs/>
              </w:rPr>
            </w:pPr>
            <w:r>
              <w:rPr>
                <w:rFonts w:asciiTheme="minorBidi" w:hAnsiTheme="minorBidi"/>
                <w:b/>
                <w:bCs/>
              </w:rPr>
              <w:t>Triggering Event</w:t>
            </w:r>
          </w:p>
        </w:tc>
        <w:tc>
          <w:tcPr>
            <w:tcW w:w="3242" w:type="dxa"/>
            <w:gridSpan w:val="2"/>
            <w:vAlign w:val="center"/>
          </w:tcPr>
          <w:p w14:paraId="01350650" w14:textId="77777777" w:rsidR="00FB56BD" w:rsidRPr="000C6CA7" w:rsidRDefault="00FB56BD" w:rsidP="00FB56BD">
            <w:pPr>
              <w:rPr>
                <w:rFonts w:asciiTheme="minorBidi" w:hAnsiTheme="minorBidi"/>
              </w:rPr>
            </w:pPr>
            <w:r>
              <w:rPr>
                <w:rFonts w:asciiTheme="minorBidi" w:hAnsiTheme="minorBidi"/>
              </w:rPr>
              <w:t>Marketing Team User clicks the "Generate Report" button in the dashboard interface.</w:t>
            </w:r>
          </w:p>
        </w:tc>
      </w:tr>
      <w:tr w:rsidR="00FB56BD" w:rsidRPr="000C6CA7" w14:paraId="305CA928" w14:textId="77777777" w:rsidTr="1626D3F6">
        <w:trPr>
          <w:trHeight w:val="379"/>
        </w:trPr>
        <w:tc>
          <w:tcPr>
            <w:tcW w:w="1308" w:type="dxa"/>
            <w:vAlign w:val="center"/>
          </w:tcPr>
          <w:p w14:paraId="2C38691D" w14:textId="77777777" w:rsidR="00FB56BD" w:rsidRPr="000C6CA7" w:rsidRDefault="00FB56BD" w:rsidP="00FB56BD">
            <w:pPr>
              <w:jc w:val="center"/>
              <w:rPr>
                <w:rFonts w:asciiTheme="minorBidi" w:hAnsiTheme="minorBidi"/>
                <w:b/>
                <w:bCs/>
              </w:rPr>
            </w:pPr>
            <w:r>
              <w:rPr>
                <w:rFonts w:asciiTheme="minorBidi" w:hAnsiTheme="minorBidi"/>
                <w:b/>
                <w:bCs/>
              </w:rPr>
              <w:t>Brief Description</w:t>
            </w:r>
          </w:p>
        </w:tc>
        <w:tc>
          <w:tcPr>
            <w:tcW w:w="3242" w:type="dxa"/>
            <w:gridSpan w:val="2"/>
            <w:vAlign w:val="center"/>
          </w:tcPr>
          <w:p w14:paraId="0B25488B" w14:textId="77777777" w:rsidR="00FB56BD" w:rsidRPr="000C6CA7" w:rsidRDefault="00FB56BD" w:rsidP="1626D3F6">
            <w:pPr>
              <w:rPr>
                <w:rFonts w:asciiTheme="minorBidi" w:hAnsiTheme="minorBidi"/>
                <w:lang w:val="en-US"/>
              </w:rPr>
            </w:pPr>
            <w:r>
              <w:rPr>
                <w:rFonts w:asciiTheme="minorBidi" w:hAnsiTheme="minorBidi"/>
                <w:lang w:val="en-US"/>
              </w:rPr>
              <w:t>This use case enables Marketing Team Users to generate comprehensive reports containing sentiment analysis results for social media posts. The system retrieves analyzed posts from the database, including sentiment scores, aspect analysis, and emotion detection, then compiles them into a structured CSV file format. The generated report provides a downloadable file that can be used for offline analysis, presentations to stakeholders, or integration with other business intelligence tools.</w:t>
            </w:r>
          </w:p>
        </w:tc>
      </w:tr>
      <w:tr w:rsidR="00FB56BD" w:rsidRPr="000C6CA7" w14:paraId="3B91B103" w14:textId="77777777" w:rsidTr="1626D3F6">
        <w:trPr>
          <w:trHeight w:val="121"/>
        </w:trPr>
        <w:tc>
          <w:tcPr>
            <w:tcW w:w="1308" w:type="dxa"/>
            <w:vAlign w:val="center"/>
          </w:tcPr>
          <w:p w14:paraId="6DD220E5" w14:textId="77777777" w:rsidR="00FB56BD" w:rsidRPr="000C6CA7" w:rsidRDefault="00FB56BD" w:rsidP="00FB56BD">
            <w:pPr>
              <w:jc w:val="center"/>
              <w:rPr>
                <w:rFonts w:asciiTheme="minorBidi" w:hAnsiTheme="minorBidi"/>
                <w:b/>
                <w:bCs/>
              </w:rPr>
            </w:pPr>
            <w:r>
              <w:rPr>
                <w:rFonts w:asciiTheme="minorBidi" w:hAnsiTheme="minorBidi"/>
                <w:b/>
                <w:bCs/>
              </w:rPr>
              <w:t>Actors</w:t>
            </w:r>
          </w:p>
        </w:tc>
        <w:tc>
          <w:tcPr>
            <w:tcW w:w="3242" w:type="dxa"/>
            <w:gridSpan w:val="2"/>
            <w:vAlign w:val="center"/>
          </w:tcPr>
          <w:p w14:paraId="3144E854" w14:textId="77777777" w:rsidR="00FB56BD" w:rsidRPr="000C6CA7" w:rsidRDefault="00FB56BD" w:rsidP="00FB56BD">
            <w:pPr>
              <w:rPr>
                <w:rFonts w:asciiTheme="minorBidi" w:hAnsiTheme="minorBidi"/>
              </w:rPr>
            </w:pPr>
            <w:r>
              <w:rPr>
                <w:rFonts w:asciiTheme="minorBidi" w:hAnsiTheme="minorBidi"/>
              </w:rPr>
              <w:t>Marketing Team User</w:t>
            </w:r>
          </w:p>
        </w:tc>
      </w:tr>
      <w:tr w:rsidR="00FB56BD" w:rsidRPr="000C6CA7" w14:paraId="4BD73982" w14:textId="77777777" w:rsidTr="1626D3F6">
        <w:trPr>
          <w:trHeight w:val="121"/>
        </w:trPr>
        <w:tc>
          <w:tcPr>
            <w:tcW w:w="1308" w:type="dxa"/>
            <w:vAlign w:val="center"/>
          </w:tcPr>
          <w:p w14:paraId="5F409967" w14:textId="77777777" w:rsidR="00FB56BD" w:rsidRPr="000C6CA7" w:rsidRDefault="00FB56BD" w:rsidP="00FB56BD">
            <w:pPr>
              <w:jc w:val="center"/>
              <w:rPr>
                <w:rFonts w:asciiTheme="minorBidi" w:hAnsiTheme="minorBidi"/>
                <w:b/>
                <w:bCs/>
              </w:rPr>
            </w:pPr>
            <w:r>
              <w:rPr>
                <w:rFonts w:asciiTheme="minorBidi" w:hAnsiTheme="minorBidi"/>
                <w:b/>
                <w:bCs/>
              </w:rPr>
              <w:t>Related Use Cases (if any)</w:t>
            </w:r>
          </w:p>
        </w:tc>
        <w:tc>
          <w:tcPr>
            <w:tcW w:w="3242" w:type="dxa"/>
            <w:gridSpan w:val="2"/>
            <w:vAlign w:val="center"/>
          </w:tcPr>
          <w:p w14:paraId="4C49F20A" w14:textId="77777777" w:rsidR="00FB56BD" w:rsidRPr="000C6CA7" w:rsidRDefault="00FB56BD" w:rsidP="00FB56BD">
            <w:pPr>
              <w:rPr>
                <w:rFonts w:asciiTheme="minorBidi" w:hAnsiTheme="minorBidi"/>
                <w:lang w:val="en-US"/>
              </w:rPr>
            </w:pPr>
            <w:r>
              <w:rPr>
                <w:rFonts w:asciiTheme="minorBidi" w:hAnsiTheme="minorBidi"/>
                <w:lang w:val="en-US"/>
              </w:rPr>
              <w:t>View Result</w:t>
            </w:r>
          </w:p>
        </w:tc>
      </w:tr>
      <w:tr w:rsidR="00FB56BD" w:rsidRPr="000C6CA7" w14:paraId="39482F68" w14:textId="77777777" w:rsidTr="1626D3F6">
        <w:trPr>
          <w:trHeight w:val="257"/>
        </w:trPr>
        <w:tc>
          <w:tcPr>
            <w:tcW w:w="1308" w:type="dxa"/>
            <w:vAlign w:val="center"/>
          </w:tcPr>
          <w:p w14:paraId="1AC5FBD5" w14:textId="77777777" w:rsidR="00FB56BD" w:rsidRPr="000C6CA7" w:rsidRDefault="00FB56BD" w:rsidP="00FB56BD">
            <w:pPr>
              <w:jc w:val="center"/>
              <w:rPr>
                <w:rFonts w:asciiTheme="minorBidi" w:hAnsiTheme="minorBidi"/>
                <w:b/>
                <w:bCs/>
              </w:rPr>
            </w:pPr>
            <w:r>
              <w:rPr>
                <w:rFonts w:asciiTheme="minorBidi" w:hAnsiTheme="minorBidi"/>
                <w:b/>
                <w:bCs/>
              </w:rPr>
              <w:t>Preconditions</w:t>
            </w:r>
          </w:p>
        </w:tc>
        <w:tc>
          <w:tcPr>
            <w:tcW w:w="3242" w:type="dxa"/>
            <w:gridSpan w:val="2"/>
            <w:vAlign w:val="center"/>
          </w:tcPr>
          <w:p w14:paraId="385AD86C" w14:textId="77777777" w:rsidR="00FB56BD" w:rsidRPr="000C6CA7" w:rsidRDefault="00FB56BD" w:rsidP="00083E66">
            <w:pPr>
              <w:pStyle w:val="ListParagraph"/>
              <w:numPr>
                <w:ilvl w:val="0"/>
                <w:numId w:val="5"/>
              </w:numPr>
              <w:rPr>
                <w:rFonts w:asciiTheme="minorBidi" w:hAnsiTheme="minorBidi"/>
              </w:rPr>
            </w:pPr>
            <w:r>
              <w:rPr>
                <w:rFonts w:asciiTheme="minorBidi" w:hAnsiTheme="minorBidi"/>
                <w:lang w:val="en-US"/>
              </w:rPr>
              <w:t>At least one analysis must have been completed</w:t>
            </w:r>
          </w:p>
          <w:p w14:paraId="102D6A00" w14:textId="77777777" w:rsidR="00FB56BD" w:rsidRPr="000C6CA7" w:rsidRDefault="00FB56BD" w:rsidP="00083E66">
            <w:pPr>
              <w:pStyle w:val="ListParagraph"/>
              <w:numPr>
                <w:ilvl w:val="0"/>
                <w:numId w:val="5"/>
              </w:numPr>
              <w:rPr>
                <w:rFonts w:asciiTheme="minorBidi" w:hAnsiTheme="minorBidi"/>
              </w:rPr>
            </w:pPr>
            <w:r>
              <w:rPr>
                <w:rFonts w:asciiTheme="minorBidi" w:hAnsiTheme="minorBidi"/>
                <w:lang w:val="en-US"/>
              </w:rPr>
              <w:t>The database must contain post data with analysis report</w:t>
            </w:r>
          </w:p>
        </w:tc>
      </w:tr>
      <w:tr w:rsidR="00FB56BD" w:rsidRPr="000C6CA7" w14:paraId="3527E86A" w14:textId="77777777" w:rsidTr="1626D3F6">
        <w:trPr>
          <w:trHeight w:val="407"/>
        </w:trPr>
        <w:tc>
          <w:tcPr>
            <w:tcW w:w="1308" w:type="dxa"/>
            <w:vAlign w:val="center"/>
          </w:tcPr>
          <w:p w14:paraId="214F8578" w14:textId="77777777" w:rsidR="00FB56BD" w:rsidRPr="000C6CA7" w:rsidRDefault="00FB56BD" w:rsidP="00FB56BD">
            <w:pPr>
              <w:jc w:val="center"/>
              <w:rPr>
                <w:rFonts w:asciiTheme="minorBidi" w:hAnsiTheme="minorBidi"/>
                <w:b/>
                <w:bCs/>
              </w:rPr>
            </w:pPr>
            <w:r>
              <w:rPr>
                <w:rFonts w:asciiTheme="minorBidi" w:hAnsiTheme="minorBidi"/>
                <w:b/>
                <w:bCs/>
              </w:rPr>
              <w:t>Postconditions</w:t>
            </w:r>
          </w:p>
        </w:tc>
        <w:tc>
          <w:tcPr>
            <w:tcW w:w="3242" w:type="dxa"/>
            <w:gridSpan w:val="2"/>
            <w:vAlign w:val="center"/>
          </w:tcPr>
          <w:p w14:paraId="02C01A86" w14:textId="77777777" w:rsidR="00FB56BD" w:rsidRPr="000C6CA7" w:rsidRDefault="00FB56BD" w:rsidP="00083E66">
            <w:pPr>
              <w:pStyle w:val="ListParagraph"/>
              <w:numPr>
                <w:ilvl w:val="0"/>
                <w:numId w:val="5"/>
              </w:numPr>
              <w:rPr>
                <w:rFonts w:asciiTheme="minorBidi" w:hAnsiTheme="minorBidi"/>
              </w:rPr>
            </w:pPr>
            <w:r>
              <w:rPr>
                <w:rFonts w:asciiTheme="minorBidi" w:hAnsiTheme="minorBidi"/>
                <w:lang w:val="en-US"/>
              </w:rPr>
              <w:t>CSV file containing posts and their sentiment analysis is exported successfully</w:t>
            </w:r>
          </w:p>
          <w:p w14:paraId="1EC63690" w14:textId="77777777" w:rsidR="00FB56BD" w:rsidRPr="000C6CA7" w:rsidRDefault="00FB56BD" w:rsidP="00083E66">
            <w:pPr>
              <w:pStyle w:val="ListParagraph"/>
              <w:numPr>
                <w:ilvl w:val="0"/>
                <w:numId w:val="5"/>
              </w:numPr>
              <w:rPr>
                <w:rFonts w:asciiTheme="minorBidi" w:hAnsiTheme="minorBidi"/>
              </w:rPr>
            </w:pPr>
            <w:r>
              <w:rPr>
                <w:rFonts w:asciiTheme="minorBidi" w:hAnsiTheme="minorBidi"/>
                <w:lang w:val="en-US"/>
              </w:rPr>
              <w:t>Download URL for the CSV file is created and returned to the user</w:t>
            </w:r>
          </w:p>
        </w:tc>
      </w:tr>
      <w:tr w:rsidR="00FB56BD" w:rsidRPr="000C6CA7" w14:paraId="7E1CCEC6" w14:textId="77777777" w:rsidTr="1626D3F6">
        <w:trPr>
          <w:trHeight w:val="121"/>
        </w:trPr>
        <w:tc>
          <w:tcPr>
            <w:tcW w:w="1308" w:type="dxa"/>
            <w:vMerge w:val="restart"/>
            <w:vAlign w:val="center"/>
          </w:tcPr>
          <w:p w14:paraId="570BFA88" w14:textId="77777777" w:rsidR="00FB56BD" w:rsidRPr="000C6CA7" w:rsidRDefault="00FB56BD" w:rsidP="00FB56BD">
            <w:pPr>
              <w:jc w:val="center"/>
              <w:rPr>
                <w:rFonts w:asciiTheme="minorBidi" w:hAnsiTheme="minorBidi"/>
                <w:b/>
                <w:bCs/>
              </w:rPr>
            </w:pPr>
            <w:r>
              <w:rPr>
                <w:rFonts w:asciiTheme="minorBidi" w:hAnsiTheme="minorBidi"/>
                <w:b/>
                <w:bCs/>
              </w:rPr>
              <w:t>Flow of Activities</w:t>
            </w:r>
          </w:p>
        </w:tc>
        <w:tc>
          <w:tcPr>
            <w:tcW w:w="1563" w:type="dxa"/>
            <w:vAlign w:val="center"/>
          </w:tcPr>
          <w:p w14:paraId="01970CF3" w14:textId="77777777" w:rsidR="00FB56BD" w:rsidRPr="000C6CA7" w:rsidRDefault="00FB56BD" w:rsidP="00FB56BD">
            <w:pPr>
              <w:jc w:val="center"/>
              <w:rPr>
                <w:rFonts w:asciiTheme="minorBidi" w:hAnsiTheme="minorBidi"/>
                <w:b/>
                <w:bCs/>
              </w:rPr>
            </w:pPr>
            <w:r>
              <w:rPr>
                <w:rFonts w:asciiTheme="minorBidi" w:hAnsiTheme="minorBidi"/>
                <w:b/>
                <w:bCs/>
              </w:rPr>
              <w:t>Marketing Team User</w:t>
            </w:r>
          </w:p>
        </w:tc>
        <w:tc>
          <w:tcPr>
            <w:tcW w:w="1678" w:type="dxa"/>
            <w:vAlign w:val="center"/>
          </w:tcPr>
          <w:p w14:paraId="1AD87C14" w14:textId="77777777" w:rsidR="00FB56BD" w:rsidRPr="000C6CA7" w:rsidRDefault="00FB56BD" w:rsidP="00FB56BD">
            <w:pPr>
              <w:jc w:val="center"/>
              <w:rPr>
                <w:rFonts w:asciiTheme="minorBidi" w:hAnsiTheme="minorBidi"/>
                <w:b/>
              </w:rPr>
            </w:pPr>
            <w:r>
              <w:rPr>
                <w:rFonts w:asciiTheme="minorBidi" w:hAnsiTheme="minorBidi"/>
                <w:b/>
              </w:rPr>
              <w:t>System</w:t>
            </w:r>
          </w:p>
        </w:tc>
      </w:tr>
      <w:tr w:rsidR="00FB56BD" w:rsidRPr="000C6CA7" w14:paraId="348857F5" w14:textId="77777777" w:rsidTr="1626D3F6">
        <w:trPr>
          <w:trHeight w:val="143"/>
        </w:trPr>
        <w:tc>
          <w:tcPr>
            <w:tcW w:w="1308" w:type="dxa"/>
            <w:vMerge/>
            <w:vAlign w:val="center"/>
          </w:tcPr>
          <w:p w14:paraId="32358086" w14:textId="77777777" w:rsidR="00FB56BD" w:rsidRPr="000C6CA7" w:rsidRDefault="00FB56BD" w:rsidP="00FB56BD">
            <w:pPr>
              <w:jc w:val="center"/>
              <w:rPr>
                <w:rFonts w:asciiTheme="minorBidi" w:hAnsiTheme="minorBidi"/>
                <w:b/>
                <w:bCs/>
              </w:rPr>
            </w:pPr>
          </w:p>
        </w:tc>
        <w:tc>
          <w:tcPr>
            <w:tcW w:w="1563" w:type="dxa"/>
          </w:tcPr>
          <w:p w14:paraId="499056D7" w14:textId="77777777" w:rsidR="00FB56BD" w:rsidRPr="000C6CA7" w:rsidRDefault="00FB56BD" w:rsidP="00FB56BD">
            <w:pPr>
              <w:tabs>
                <w:tab w:val="left" w:pos="1084"/>
              </w:tabs>
              <w:rPr>
                <w:rFonts w:asciiTheme="minorBidi" w:hAnsiTheme="minorBidi"/>
                <w:b/>
                <w:bCs/>
              </w:rPr>
            </w:pPr>
          </w:p>
          <w:p w14:paraId="41605EDB" w14:textId="77777777" w:rsidR="00FB56BD" w:rsidRPr="000C6CA7" w:rsidRDefault="00FB56BD" w:rsidP="00083E66">
            <w:pPr>
              <w:pStyle w:val="ListParagraph"/>
              <w:numPr>
                <w:ilvl w:val="0"/>
                <w:numId w:val="26"/>
              </w:numPr>
              <w:rPr>
                <w:rFonts w:asciiTheme="minorBidi" w:hAnsiTheme="minorBidi"/>
              </w:rPr>
            </w:pPr>
            <w:r>
              <w:rPr>
                <w:rFonts w:asciiTheme="minorBidi" w:hAnsiTheme="minorBidi"/>
              </w:rPr>
              <w:t>Clicks “</w:t>
            </w:r>
            <w:r>
              <w:rPr>
                <w:rFonts w:asciiTheme="minorBidi" w:hAnsiTheme="minorBidi"/>
                <w:lang w:val="en-US"/>
              </w:rPr>
              <w:t>Generate Report” button</w:t>
            </w:r>
            <w:r>
              <w:rPr>
                <w:rFonts w:asciiTheme="minorBidi" w:hAnsiTheme="minorBidi"/>
              </w:rPr>
              <w:t xml:space="preserve"> </w:t>
            </w:r>
          </w:p>
          <w:p w14:paraId="2923CEDA" w14:textId="77777777" w:rsidR="00FB56BD" w:rsidRPr="000C6CA7" w:rsidRDefault="00FB56BD" w:rsidP="00FB56BD">
            <w:pPr>
              <w:rPr>
                <w:rFonts w:asciiTheme="minorBidi" w:hAnsiTheme="minorBidi"/>
                <w:lang w:val="en-US"/>
              </w:rPr>
            </w:pPr>
          </w:p>
          <w:p w14:paraId="5DC34C1F" w14:textId="77777777" w:rsidR="00FB56BD" w:rsidRPr="000C6CA7" w:rsidRDefault="00FB56BD" w:rsidP="00FB56BD">
            <w:pPr>
              <w:rPr>
                <w:rFonts w:asciiTheme="minorBidi" w:hAnsiTheme="minorBidi"/>
                <w:lang w:val="en-US"/>
              </w:rPr>
            </w:pPr>
          </w:p>
          <w:p w14:paraId="284C33AE" w14:textId="77777777" w:rsidR="00FB56BD" w:rsidRPr="000C6CA7" w:rsidRDefault="00FB56BD" w:rsidP="00FB56BD">
            <w:pPr>
              <w:rPr>
                <w:rFonts w:asciiTheme="minorBidi" w:hAnsiTheme="minorBidi"/>
                <w:lang w:val="en-US"/>
              </w:rPr>
            </w:pPr>
          </w:p>
          <w:p w14:paraId="0E675BB4" w14:textId="77777777" w:rsidR="00FB56BD" w:rsidRPr="000C6CA7" w:rsidRDefault="00FB56BD" w:rsidP="00FB56BD">
            <w:pPr>
              <w:rPr>
                <w:rFonts w:asciiTheme="minorBidi" w:hAnsiTheme="minorBidi"/>
                <w:lang w:val="en-US"/>
              </w:rPr>
            </w:pPr>
          </w:p>
          <w:p w14:paraId="2E35B26D" w14:textId="77777777" w:rsidR="00FB56BD" w:rsidRPr="000C6CA7" w:rsidRDefault="00FB56BD" w:rsidP="00FB56BD">
            <w:pPr>
              <w:rPr>
                <w:rFonts w:asciiTheme="minorBidi" w:hAnsiTheme="minorBidi"/>
                <w:lang w:val="en-US"/>
              </w:rPr>
            </w:pPr>
          </w:p>
          <w:p w14:paraId="5D0AD59D" w14:textId="77777777" w:rsidR="00FB56BD" w:rsidRPr="000C6CA7" w:rsidRDefault="00FB56BD" w:rsidP="00FB56BD">
            <w:pPr>
              <w:rPr>
                <w:rFonts w:asciiTheme="minorBidi" w:hAnsiTheme="minorBidi"/>
                <w:lang w:val="en-US"/>
              </w:rPr>
            </w:pPr>
          </w:p>
          <w:p w14:paraId="03B1D5F5" w14:textId="77777777" w:rsidR="00FB56BD" w:rsidRPr="000C6CA7" w:rsidRDefault="00FB56BD" w:rsidP="00FB56BD">
            <w:pPr>
              <w:rPr>
                <w:rFonts w:asciiTheme="minorBidi" w:hAnsiTheme="minorBidi"/>
                <w:lang w:val="en-US"/>
              </w:rPr>
            </w:pPr>
          </w:p>
          <w:p w14:paraId="5869DD63" w14:textId="77777777" w:rsidR="00FB56BD" w:rsidRPr="000C6CA7" w:rsidRDefault="00FB56BD" w:rsidP="00FB56BD">
            <w:pPr>
              <w:rPr>
                <w:rFonts w:asciiTheme="minorBidi" w:hAnsiTheme="minorBidi"/>
                <w:lang w:val="en-US"/>
              </w:rPr>
            </w:pPr>
          </w:p>
          <w:p w14:paraId="705F0072" w14:textId="77777777" w:rsidR="00FB56BD" w:rsidRPr="000C6CA7" w:rsidRDefault="00FB56BD" w:rsidP="00FB56BD">
            <w:pPr>
              <w:rPr>
                <w:rFonts w:asciiTheme="minorBidi" w:hAnsiTheme="minorBidi"/>
                <w:lang w:val="en-US"/>
              </w:rPr>
            </w:pPr>
          </w:p>
          <w:p w14:paraId="07A0FB52" w14:textId="77777777" w:rsidR="00FB56BD" w:rsidRPr="000C6CA7" w:rsidRDefault="00FB56BD" w:rsidP="00083E66">
            <w:pPr>
              <w:pStyle w:val="ListParagraph"/>
              <w:numPr>
                <w:ilvl w:val="0"/>
                <w:numId w:val="25"/>
              </w:numPr>
              <w:rPr>
                <w:rFonts w:asciiTheme="minorBidi" w:hAnsiTheme="minorBidi"/>
                <w:lang w:val="en-US"/>
              </w:rPr>
            </w:pPr>
            <w:r>
              <w:rPr>
                <w:rFonts w:asciiTheme="minorBidi" w:hAnsiTheme="minorBidi"/>
                <w:lang w:val="en-US"/>
              </w:rPr>
              <w:t>Receive download URL</w:t>
            </w:r>
          </w:p>
          <w:p w14:paraId="45D62D77" w14:textId="77777777" w:rsidR="00FB56BD" w:rsidRPr="000C6CA7" w:rsidRDefault="00FB56BD" w:rsidP="00FB56BD">
            <w:pPr>
              <w:pStyle w:val="ListParagraph"/>
              <w:ind w:left="360"/>
              <w:rPr>
                <w:rFonts w:asciiTheme="minorBidi" w:hAnsiTheme="minorBidi"/>
                <w:lang w:val="en-US"/>
              </w:rPr>
            </w:pPr>
          </w:p>
        </w:tc>
        <w:tc>
          <w:tcPr>
            <w:tcW w:w="1678" w:type="dxa"/>
          </w:tcPr>
          <w:p w14:paraId="449AFC4E" w14:textId="77777777" w:rsidR="00FB56BD" w:rsidRPr="000C6CA7" w:rsidRDefault="00FB56BD" w:rsidP="00FB56BD">
            <w:pPr>
              <w:rPr>
                <w:rFonts w:asciiTheme="minorBidi" w:hAnsiTheme="minorBidi"/>
              </w:rPr>
            </w:pPr>
          </w:p>
          <w:p w14:paraId="08CE2085" w14:textId="77777777" w:rsidR="00FB56BD" w:rsidRPr="000C6CA7" w:rsidRDefault="00FB56BD" w:rsidP="00FB56BD">
            <w:pPr>
              <w:rPr>
                <w:rFonts w:asciiTheme="minorBidi" w:hAnsiTheme="minorBidi"/>
                <w:lang w:val="en-US"/>
              </w:rPr>
            </w:pPr>
          </w:p>
          <w:p w14:paraId="66C23C2C" w14:textId="77777777" w:rsidR="00FB56BD" w:rsidRPr="000C6CA7" w:rsidRDefault="00FB56BD" w:rsidP="00FB56BD">
            <w:pPr>
              <w:rPr>
                <w:rFonts w:asciiTheme="minorBidi" w:hAnsiTheme="minorBidi"/>
                <w:lang w:val="en-US"/>
              </w:rPr>
            </w:pPr>
          </w:p>
          <w:p w14:paraId="448B441E" w14:textId="77777777" w:rsidR="00FB56BD" w:rsidRPr="000C6CA7" w:rsidRDefault="00FB56BD" w:rsidP="00083E66">
            <w:pPr>
              <w:pStyle w:val="ListParagraph"/>
              <w:numPr>
                <w:ilvl w:val="0"/>
                <w:numId w:val="26"/>
              </w:numPr>
              <w:rPr>
                <w:rFonts w:asciiTheme="minorBidi" w:hAnsiTheme="minorBidi"/>
                <w:lang w:val="en-US"/>
              </w:rPr>
            </w:pPr>
            <w:r>
              <w:rPr>
                <w:rFonts w:asciiTheme="minorBidi" w:hAnsiTheme="minorBidi"/>
                <w:lang w:val="en-US"/>
              </w:rPr>
              <w:t>Fetches posts and reviews from database</w:t>
            </w:r>
          </w:p>
          <w:p w14:paraId="2DC10E76" w14:textId="77777777" w:rsidR="00FB56BD" w:rsidRPr="000C6CA7" w:rsidRDefault="00FB56BD" w:rsidP="00083E66">
            <w:pPr>
              <w:pStyle w:val="ListParagraph"/>
              <w:numPr>
                <w:ilvl w:val="0"/>
                <w:numId w:val="26"/>
              </w:numPr>
              <w:rPr>
                <w:rFonts w:asciiTheme="minorBidi" w:hAnsiTheme="minorBidi"/>
                <w:lang w:val="en-US"/>
              </w:rPr>
            </w:pPr>
            <w:r>
              <w:rPr>
                <w:rFonts w:asciiTheme="minorBidi" w:hAnsiTheme="minorBidi"/>
                <w:lang w:val="en-US"/>
              </w:rPr>
              <w:t>Creates and formats a CSV file with report data</w:t>
            </w:r>
          </w:p>
          <w:p w14:paraId="62549D5B" w14:textId="77777777" w:rsidR="00FB56BD" w:rsidRPr="000C6CA7" w:rsidRDefault="00FB56BD" w:rsidP="00083E66">
            <w:pPr>
              <w:pStyle w:val="ListParagraph"/>
              <w:numPr>
                <w:ilvl w:val="0"/>
                <w:numId w:val="26"/>
              </w:numPr>
              <w:rPr>
                <w:rFonts w:asciiTheme="minorBidi" w:hAnsiTheme="minorBidi"/>
                <w:lang w:val="en-US"/>
              </w:rPr>
            </w:pPr>
            <w:r>
              <w:rPr>
                <w:rFonts w:asciiTheme="minorBidi" w:hAnsiTheme="minorBidi"/>
                <w:lang w:val="en-US"/>
              </w:rPr>
              <w:t>Create a download URL</w:t>
            </w:r>
          </w:p>
          <w:p w14:paraId="632599C0" w14:textId="77777777" w:rsidR="00FB56BD" w:rsidRPr="000C6CA7" w:rsidRDefault="00FB56BD" w:rsidP="00083E66">
            <w:pPr>
              <w:pStyle w:val="ListParagraph"/>
              <w:numPr>
                <w:ilvl w:val="0"/>
                <w:numId w:val="26"/>
              </w:numPr>
              <w:rPr>
                <w:rFonts w:asciiTheme="minorBidi" w:hAnsiTheme="minorBidi"/>
                <w:lang w:val="en-US"/>
              </w:rPr>
            </w:pPr>
            <w:r>
              <w:rPr>
                <w:rFonts w:asciiTheme="minorBidi" w:hAnsiTheme="minorBidi"/>
                <w:lang w:val="en-US"/>
              </w:rPr>
              <w:t>Return URL to user</w:t>
            </w:r>
          </w:p>
        </w:tc>
      </w:tr>
      <w:tr w:rsidR="00FB56BD" w:rsidRPr="000C6CA7" w14:paraId="175EC1DE" w14:textId="77777777" w:rsidTr="1626D3F6">
        <w:trPr>
          <w:trHeight w:val="366"/>
        </w:trPr>
        <w:tc>
          <w:tcPr>
            <w:tcW w:w="1308" w:type="dxa"/>
            <w:vAlign w:val="center"/>
          </w:tcPr>
          <w:p w14:paraId="6DA3197C" w14:textId="77777777" w:rsidR="00FB56BD" w:rsidRPr="000C6CA7" w:rsidRDefault="00FB56BD" w:rsidP="00FB56BD">
            <w:pPr>
              <w:jc w:val="center"/>
              <w:rPr>
                <w:rFonts w:asciiTheme="minorBidi" w:hAnsiTheme="minorBidi"/>
                <w:b/>
                <w:bCs/>
              </w:rPr>
            </w:pPr>
            <w:r>
              <w:rPr>
                <w:rFonts w:asciiTheme="minorBidi" w:hAnsiTheme="minorBidi"/>
                <w:b/>
                <w:bCs/>
              </w:rPr>
              <w:t>Exception Conditions</w:t>
            </w:r>
          </w:p>
        </w:tc>
        <w:tc>
          <w:tcPr>
            <w:tcW w:w="3242" w:type="dxa"/>
            <w:gridSpan w:val="2"/>
            <w:vAlign w:val="center"/>
          </w:tcPr>
          <w:p w14:paraId="25158ED4" w14:textId="77777777" w:rsidR="00FB56BD" w:rsidRPr="000C6CA7" w:rsidRDefault="00FB56BD" w:rsidP="00FB56BD">
            <w:pPr>
              <w:rPr>
                <w:rFonts w:asciiTheme="minorBidi" w:hAnsiTheme="minorBidi"/>
                <w:lang w:val="en-US"/>
              </w:rPr>
            </w:pPr>
            <w:r>
              <w:rPr>
                <w:rFonts w:asciiTheme="minorBidi" w:hAnsiTheme="minorBidi"/>
              </w:rPr>
              <w:t>E</w:t>
            </w:r>
            <w:r>
              <w:rPr>
                <w:rFonts w:asciiTheme="minorBidi" w:hAnsiTheme="minorBidi"/>
                <w:lang w:val="en-US"/>
              </w:rPr>
              <w:t>1 Invalid Report ID</w:t>
            </w:r>
          </w:p>
          <w:p w14:paraId="47151A54" w14:textId="77777777" w:rsidR="00FB56BD" w:rsidRPr="000C6CA7" w:rsidRDefault="00FB56BD" w:rsidP="00FB56BD">
            <w:pPr>
              <w:rPr>
                <w:rFonts w:asciiTheme="minorBidi" w:hAnsiTheme="minorBidi"/>
                <w:lang w:val="en-US"/>
              </w:rPr>
            </w:pPr>
            <w:r>
              <w:rPr>
                <w:rFonts w:asciiTheme="minorBidi" w:hAnsiTheme="minorBidi"/>
              </w:rPr>
              <w:t>E</w:t>
            </w:r>
            <w:r>
              <w:rPr>
                <w:rFonts w:asciiTheme="minorBidi" w:hAnsiTheme="minorBidi"/>
                <w:lang w:val="en-US"/>
              </w:rPr>
              <w:t>2</w:t>
            </w:r>
            <w:r>
              <w:rPr>
                <w:rFonts w:asciiTheme="minorBidi" w:hAnsiTheme="minorBidi"/>
              </w:rPr>
              <w:t xml:space="preserve"> </w:t>
            </w:r>
            <w:r>
              <w:rPr>
                <w:rFonts w:asciiTheme="minorBidi" w:hAnsiTheme="minorBidi"/>
                <w:lang w:val="en-US"/>
              </w:rPr>
              <w:t>Database Connection Failure</w:t>
            </w:r>
          </w:p>
          <w:p w14:paraId="0F9FF504" w14:textId="77777777" w:rsidR="00FB56BD" w:rsidRPr="000C6CA7" w:rsidRDefault="00FB56BD" w:rsidP="00FB56BD">
            <w:pPr>
              <w:rPr>
                <w:rFonts w:asciiTheme="minorBidi" w:hAnsiTheme="minorBidi"/>
                <w:lang w:val="en-US"/>
              </w:rPr>
            </w:pPr>
            <w:r>
              <w:rPr>
                <w:rFonts w:asciiTheme="minorBidi" w:hAnsiTheme="minorBidi"/>
              </w:rPr>
              <w:t>E</w:t>
            </w:r>
            <w:r>
              <w:rPr>
                <w:rFonts w:asciiTheme="minorBidi" w:hAnsiTheme="minorBidi"/>
                <w:lang w:val="en-US"/>
              </w:rPr>
              <w:t>3 Empty Dataset</w:t>
            </w:r>
          </w:p>
          <w:p w14:paraId="06874E88" w14:textId="77777777" w:rsidR="00FB56BD" w:rsidRPr="000C6CA7" w:rsidRDefault="00FB56BD" w:rsidP="00FB56BD">
            <w:pPr>
              <w:rPr>
                <w:rFonts w:asciiTheme="minorBidi" w:hAnsiTheme="minorBidi"/>
                <w:lang w:val="en-US"/>
              </w:rPr>
            </w:pPr>
            <w:r>
              <w:rPr>
                <w:rFonts w:asciiTheme="minorBidi" w:hAnsiTheme="minorBidi"/>
                <w:lang w:val="en-US"/>
              </w:rPr>
              <w:t>E4 CSV Service Failure</w:t>
            </w:r>
          </w:p>
          <w:p w14:paraId="0FDC741A" w14:textId="77777777" w:rsidR="00FB56BD" w:rsidRPr="000C6CA7" w:rsidRDefault="00FB56BD" w:rsidP="00FB56BD">
            <w:pPr>
              <w:keepNext/>
              <w:rPr>
                <w:rFonts w:asciiTheme="minorBidi" w:hAnsiTheme="minorBidi"/>
                <w:lang w:val="en-US"/>
              </w:rPr>
            </w:pPr>
            <w:r>
              <w:rPr>
                <w:rFonts w:asciiTheme="minorBidi" w:hAnsiTheme="minorBidi"/>
                <w:lang w:val="en-US"/>
              </w:rPr>
              <w:t>E5 Insufficient Permissions</w:t>
            </w:r>
          </w:p>
        </w:tc>
      </w:tr>
    </w:tbl>
    <w:p w14:paraId="294032DF" w14:textId="77777777" w:rsidR="002375FA" w:rsidRDefault="00FB56BD" w:rsidP="00FB56BD">
      <w:pPr>
        <w:pStyle w:val="Caption"/>
      </w:pPr>
      <w:bookmarkStart w:id="108" w:name="_Toc229695729"/>
      <w:r>
        <w:t xml:space="preserve">Table </w:t>
      </w:r>
      <w:r>
        <w:fldChar w:fldCharType="begin"/>
      </w:r>
      <w:r>
        <w:instrText xml:space="preserve"> SEQ Table \* ARABIC </w:instrText>
      </w:r>
      <w:r>
        <w:fldChar w:fldCharType="separate"/>
      </w:r>
      <w:r>
        <w:rPr>
          <w:noProof/>
        </w:rPr>
        <w:t>12</w:t>
      </w:r>
      <w:r>
        <w:fldChar w:fldCharType="end"/>
      </w:r>
      <w:r>
        <w:t>: Generate Report Use Case Description</w:t>
      </w:r>
      <w:bookmarkEnd w:id="108"/>
    </w:p>
    <w:p w14:paraId="1EEC6AF5" w14:textId="77777777" w:rsidR="000C6CA7" w:rsidRDefault="000C6CA7">
      <w:pPr>
        <w:rPr>
          <w:lang w:val="en-US"/>
        </w:rPr>
      </w:pPr>
      <w:r>
        <w:rPr>
          <w:lang w:val="en-US"/>
        </w:rPr>
        <w:br w:type="page"/>
      </w:r>
    </w:p>
    <w:p w14:paraId="6ECFF997" w14:textId="77777777" w:rsidR="00C51AF2" w:rsidRDefault="00C51AF2" w:rsidP="00C51AF2">
      <w:pPr>
        <w:pStyle w:val="Heading2"/>
        <w:spacing w:after="0"/>
      </w:pPr>
      <w:bookmarkStart w:id="109" w:name="_Toc215219741"/>
      <w:bookmarkStart w:id="110" w:name="_Toc215220024"/>
      <w:bookmarkStart w:id="111" w:name="_Toc229695651"/>
      <w:r>
        <w:lastRenderedPageBreak/>
        <w:t>3.6 Prototyping &amp; Feasibility Testing</w:t>
      </w:r>
      <w:bookmarkEnd w:id="109"/>
      <w:bookmarkEnd w:id="110"/>
      <w:bookmarkEnd w:id="111"/>
    </w:p>
    <w:p w14:paraId="3BA705B9" w14:textId="77777777" w:rsidR="00C51AF2" w:rsidRPr="00C51AF2" w:rsidRDefault="00C51AF2" w:rsidP="00322F8A">
      <w:pPr>
        <w:pBdr>
          <w:top w:val="nil"/>
          <w:left w:val="nil"/>
          <w:bottom w:val="nil"/>
          <w:right w:val="nil"/>
          <w:between w:val="nil"/>
        </w:pBdr>
        <w:jc w:val="both"/>
        <w:rPr>
          <w:lang w:val="en-US"/>
        </w:rPr>
      </w:pPr>
      <w:r>
        <w:rPr>
          <w:lang w:val="en-US"/>
        </w:rPr>
        <w:t>To validate the feasibility of the proposed system, a functional prototype was developed and tested. The prototype implements a complete end-to-end pipeline that collects posts from Reddit, performs data cleaning and preprocessing, and analyzes posts individually using a prompted Llama 3.2-3B model.</w:t>
      </w:r>
    </w:p>
    <w:p w14:paraId="11936B64" w14:textId="77777777" w:rsidR="00C51AF2" w:rsidRPr="00C51AF2" w:rsidRDefault="00C51AF2" w:rsidP="00322F8A">
      <w:pPr>
        <w:pBdr>
          <w:top w:val="nil"/>
          <w:left w:val="nil"/>
          <w:bottom w:val="nil"/>
          <w:right w:val="nil"/>
          <w:between w:val="nil"/>
        </w:pBdr>
        <w:jc w:val="both"/>
        <w:rPr>
          <w:lang w:val="en-US"/>
        </w:rPr>
      </w:pPr>
      <w:r>
        <w:rPr>
          <w:lang w:val="en-US"/>
        </w:rPr>
        <w:t xml:space="preserve">Despite the model's relatively small size of 3 billion parameters, the prototype demonstrates promising results in sentiment classification, emotion detection, and aspect extraction. </w:t>
      </w:r>
    </w:p>
    <w:p w14:paraId="5F8BA55B" w14:textId="77777777" w:rsidR="003F26FC" w:rsidRDefault="00C51AF2" w:rsidP="003F26FC">
      <w:pPr>
        <w:pBdr>
          <w:top w:val="nil"/>
          <w:left w:val="nil"/>
          <w:bottom w:val="nil"/>
          <w:right w:val="nil"/>
          <w:between w:val="nil"/>
        </w:pBdr>
        <w:jc w:val="both"/>
        <w:rPr>
          <w:lang w:val="en-US"/>
        </w:rPr>
      </w:pPr>
      <w:r>
        <w:rPr>
          <w:lang w:val="en-US"/>
        </w:rPr>
        <w:t xml:space="preserve">The complete prototype implementation, including source code, analysis results, and documentation, is publicly available at a GitHub repository </w:t>
      </w:r>
      <w:hyperlink r:id="rId19" w:history="1">
        <w:r>
          <w:rPr>
            <w:rStyle w:val="Hyperlink"/>
            <w:lang w:val="en-US"/>
          </w:rPr>
          <w:t>here</w:t>
        </w:r>
      </w:hyperlink>
      <w:r>
        <w:rPr>
          <w:lang w:val="en-US"/>
        </w:rPr>
        <w:t>.</w:t>
      </w:r>
    </w:p>
    <w:p w14:paraId="0B537F96" w14:textId="77777777" w:rsidR="003F26FC" w:rsidRDefault="003F26FC" w:rsidP="00FB56BD">
      <w:pPr>
        <w:keepNext/>
        <w:pBdr>
          <w:top w:val="nil"/>
          <w:left w:val="nil"/>
          <w:bottom w:val="nil"/>
          <w:right w:val="nil"/>
          <w:between w:val="nil"/>
        </w:pBdr>
        <w:spacing w:after="0"/>
        <w:jc w:val="center"/>
      </w:pPr>
      <w:r>
        <w:rPr>
          <w:noProof/>
          <w:lang w:val="en-US"/>
        </w:rPr>
        <w:drawing>
          <wp:inline distT="0" distB="0" distL="0" distR="0" wp14:anchorId="50344FD5" wp14:editId="439F78A5">
            <wp:extent cx="4073856" cy="1639554"/>
            <wp:effectExtent l="0" t="0" r="3175" b="0"/>
            <wp:docPr id="1313376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96545" cy="1648685"/>
                    </a:xfrm>
                    <a:prstGeom prst="rect">
                      <a:avLst/>
                    </a:prstGeom>
                    <a:noFill/>
                    <a:ln>
                      <a:noFill/>
                    </a:ln>
                  </pic:spPr>
                </pic:pic>
              </a:graphicData>
            </a:graphic>
          </wp:inline>
        </w:drawing>
      </w:r>
    </w:p>
    <w:p w14:paraId="1D5243B5" w14:textId="77777777" w:rsidR="003F26FC" w:rsidRPr="003F26FC" w:rsidRDefault="003F26FC" w:rsidP="003F26FC">
      <w:pPr>
        <w:pStyle w:val="Caption"/>
      </w:pPr>
      <w:bookmarkStart w:id="112" w:name="_Toc229695694"/>
      <w:r>
        <w:t xml:space="preserve">Figure </w:t>
      </w:r>
      <w:r>
        <w:fldChar w:fldCharType="begin"/>
      </w:r>
      <w:r>
        <w:instrText xml:space="preserve"> SEQ Figure \* ARABIC </w:instrText>
      </w:r>
      <w:r>
        <w:fldChar w:fldCharType="separate"/>
      </w:r>
      <w:r>
        <w:rPr>
          <w:noProof/>
        </w:rPr>
        <w:t>3</w:t>
      </w:r>
      <w:r>
        <w:fldChar w:fldCharType="end"/>
      </w:r>
      <w:r>
        <w:t>: Prototype Flowchart</w:t>
      </w:r>
      <w:bookmarkEnd w:id="112"/>
    </w:p>
    <w:p w14:paraId="77FC42A7" w14:textId="77777777" w:rsidR="003F26FC" w:rsidRPr="003F26FC" w:rsidRDefault="003F26FC" w:rsidP="003F26FC">
      <w:pPr>
        <w:rPr>
          <w:lang w:val="en-US"/>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011"/>
        <w:gridCol w:w="1881"/>
        <w:gridCol w:w="1879"/>
        <w:gridCol w:w="1873"/>
        <w:gridCol w:w="1716"/>
      </w:tblGrid>
      <w:tr w:rsidR="003F26FC" w14:paraId="76D9AA3A" w14:textId="77777777" w:rsidTr="1626D3F6">
        <w:tc>
          <w:tcPr>
            <w:tcW w:w="2011" w:type="dxa"/>
          </w:tcPr>
          <w:p w14:paraId="239600F2" w14:textId="77777777" w:rsidR="003F26FC" w:rsidRPr="005D0EEC" w:rsidRDefault="003F26FC" w:rsidP="003F26FC">
            <w:pPr>
              <w:jc w:val="center"/>
              <w:rPr>
                <w:rFonts w:asciiTheme="majorBidi" w:hAnsiTheme="majorBidi" w:cstheme="majorBidi"/>
                <w:b/>
                <w:bCs/>
              </w:rPr>
            </w:pPr>
            <w:r>
              <w:rPr>
                <w:rFonts w:asciiTheme="majorBidi" w:hAnsiTheme="majorBidi" w:cstheme="majorBidi"/>
                <w:b/>
                <w:bCs/>
              </w:rPr>
              <w:t>Text</w:t>
            </w:r>
          </w:p>
        </w:tc>
        <w:tc>
          <w:tcPr>
            <w:tcW w:w="1881" w:type="dxa"/>
          </w:tcPr>
          <w:p w14:paraId="4CAF1C8E" w14:textId="77777777" w:rsidR="003F26FC" w:rsidRPr="005D0EEC" w:rsidRDefault="003F26FC" w:rsidP="003F26FC">
            <w:pPr>
              <w:jc w:val="center"/>
              <w:rPr>
                <w:rFonts w:asciiTheme="majorBidi" w:hAnsiTheme="majorBidi" w:cstheme="majorBidi"/>
                <w:b/>
                <w:bCs/>
              </w:rPr>
            </w:pPr>
            <w:r>
              <w:rPr>
                <w:rFonts w:asciiTheme="majorBidi" w:hAnsiTheme="majorBidi" w:cstheme="majorBidi"/>
                <w:b/>
                <w:bCs/>
              </w:rPr>
              <w:t>Score</w:t>
            </w:r>
          </w:p>
        </w:tc>
        <w:tc>
          <w:tcPr>
            <w:tcW w:w="1879" w:type="dxa"/>
          </w:tcPr>
          <w:p w14:paraId="74E748DA" w14:textId="77777777" w:rsidR="003F26FC" w:rsidRPr="005D0EEC" w:rsidRDefault="003F26FC" w:rsidP="003F26FC">
            <w:pPr>
              <w:jc w:val="center"/>
              <w:rPr>
                <w:rFonts w:asciiTheme="majorBidi" w:hAnsiTheme="majorBidi" w:cstheme="majorBidi"/>
                <w:b/>
                <w:bCs/>
              </w:rPr>
            </w:pPr>
            <w:r>
              <w:rPr>
                <w:rFonts w:asciiTheme="majorBidi" w:hAnsiTheme="majorBidi" w:cstheme="majorBidi"/>
                <w:b/>
                <w:bCs/>
              </w:rPr>
              <w:t>Emotion</w:t>
            </w:r>
          </w:p>
        </w:tc>
        <w:tc>
          <w:tcPr>
            <w:tcW w:w="1873" w:type="dxa"/>
          </w:tcPr>
          <w:p w14:paraId="67E2C828" w14:textId="77777777" w:rsidR="003F26FC" w:rsidRPr="005D0EEC" w:rsidRDefault="003F26FC" w:rsidP="003F26FC">
            <w:pPr>
              <w:jc w:val="center"/>
              <w:rPr>
                <w:rFonts w:asciiTheme="majorBidi" w:hAnsiTheme="majorBidi" w:cstheme="majorBidi"/>
                <w:b/>
                <w:bCs/>
              </w:rPr>
            </w:pPr>
            <w:r>
              <w:rPr>
                <w:rFonts w:asciiTheme="majorBidi" w:hAnsiTheme="majorBidi" w:cstheme="majorBidi"/>
                <w:b/>
                <w:bCs/>
              </w:rPr>
              <w:t>Aspect</w:t>
            </w:r>
          </w:p>
        </w:tc>
        <w:tc>
          <w:tcPr>
            <w:tcW w:w="1716" w:type="dxa"/>
          </w:tcPr>
          <w:p w14:paraId="02259534" w14:textId="77777777" w:rsidR="003F26FC" w:rsidRDefault="003F26FC" w:rsidP="003F26FC">
            <w:pPr>
              <w:jc w:val="center"/>
              <w:rPr>
                <w:rFonts w:asciiTheme="majorBidi" w:hAnsiTheme="majorBidi" w:cstheme="majorBidi"/>
                <w:b/>
                <w:bCs/>
              </w:rPr>
            </w:pPr>
            <w:r>
              <w:rPr>
                <w:rFonts w:asciiTheme="majorBidi" w:hAnsiTheme="majorBidi" w:cstheme="majorBidi"/>
                <w:b/>
                <w:bCs/>
              </w:rPr>
              <w:t>Confidence</w:t>
            </w:r>
          </w:p>
        </w:tc>
      </w:tr>
      <w:tr w:rsidR="003F26FC" w14:paraId="7609151A" w14:textId="77777777" w:rsidTr="1626D3F6">
        <w:tc>
          <w:tcPr>
            <w:tcW w:w="2011" w:type="dxa"/>
          </w:tcPr>
          <w:p w14:paraId="17647813" w14:textId="77777777" w:rsidR="003F26FC" w:rsidRPr="005D0EEC" w:rsidRDefault="003F26FC" w:rsidP="1626D3F6">
            <w:pPr>
              <w:jc w:val="center"/>
              <w:rPr>
                <w:rFonts w:asciiTheme="majorBidi" w:hAnsiTheme="majorBidi" w:cstheme="majorBidi"/>
                <w:lang w:val="en-US"/>
              </w:rPr>
            </w:pPr>
            <w:r>
              <w:rPr>
                <w:rFonts w:asciiTheme="majorBidi" w:hAnsiTheme="majorBidi" w:cstheme="majorBidi"/>
                <w:lang w:val="en-US"/>
              </w:rPr>
              <w:t>Its very salty. I couldn’t enjoy it</w:t>
            </w:r>
          </w:p>
        </w:tc>
        <w:tc>
          <w:tcPr>
            <w:tcW w:w="1881" w:type="dxa"/>
            <w:vAlign w:val="center"/>
          </w:tcPr>
          <w:p w14:paraId="045F24D5" w14:textId="77777777" w:rsidR="003F26FC" w:rsidRPr="005D0EEC" w:rsidRDefault="003F26FC" w:rsidP="003F26FC">
            <w:pPr>
              <w:jc w:val="center"/>
              <w:rPr>
                <w:rFonts w:asciiTheme="majorBidi" w:hAnsiTheme="majorBidi" w:cstheme="majorBidi"/>
              </w:rPr>
            </w:pPr>
            <w:r>
              <w:rPr>
                <w:rFonts w:asciiTheme="majorBidi" w:hAnsiTheme="majorBidi" w:cstheme="majorBidi"/>
              </w:rPr>
              <w:t>-2</w:t>
            </w:r>
          </w:p>
        </w:tc>
        <w:tc>
          <w:tcPr>
            <w:tcW w:w="1879" w:type="dxa"/>
            <w:vAlign w:val="center"/>
          </w:tcPr>
          <w:p w14:paraId="5114AE22" w14:textId="77777777" w:rsidR="003F26FC" w:rsidRPr="005D0EEC" w:rsidRDefault="003F26FC" w:rsidP="003F26FC">
            <w:pPr>
              <w:jc w:val="center"/>
              <w:rPr>
                <w:rFonts w:asciiTheme="majorBidi" w:hAnsiTheme="majorBidi" w:cstheme="majorBidi"/>
              </w:rPr>
            </w:pPr>
            <w:r>
              <w:rPr>
                <w:rFonts w:asciiTheme="majorBidi" w:hAnsiTheme="majorBidi" w:cstheme="majorBidi"/>
              </w:rPr>
              <w:t>sad</w:t>
            </w:r>
          </w:p>
        </w:tc>
        <w:tc>
          <w:tcPr>
            <w:tcW w:w="1873" w:type="dxa"/>
            <w:vAlign w:val="center"/>
          </w:tcPr>
          <w:p w14:paraId="21693561" w14:textId="77777777" w:rsidR="003F26FC" w:rsidRPr="005D0EEC" w:rsidRDefault="003F26FC" w:rsidP="003F26FC">
            <w:pPr>
              <w:jc w:val="center"/>
              <w:rPr>
                <w:rFonts w:asciiTheme="majorBidi" w:hAnsiTheme="majorBidi" w:cstheme="majorBidi"/>
              </w:rPr>
            </w:pPr>
            <w:r>
              <w:rPr>
                <w:rFonts w:asciiTheme="majorBidi" w:hAnsiTheme="majorBidi" w:cstheme="majorBidi"/>
              </w:rPr>
              <w:t>product</w:t>
            </w:r>
          </w:p>
        </w:tc>
        <w:tc>
          <w:tcPr>
            <w:tcW w:w="1716" w:type="dxa"/>
            <w:vAlign w:val="center"/>
          </w:tcPr>
          <w:p w14:paraId="5C319AB6" w14:textId="77777777" w:rsidR="003F26FC" w:rsidRPr="005D0EEC" w:rsidRDefault="003F26FC" w:rsidP="003F26FC">
            <w:pPr>
              <w:jc w:val="center"/>
              <w:rPr>
                <w:rFonts w:asciiTheme="majorBidi" w:hAnsiTheme="majorBidi" w:cstheme="majorBidi"/>
              </w:rPr>
            </w:pPr>
            <w:r>
              <w:rPr>
                <w:rFonts w:asciiTheme="majorBidi" w:hAnsiTheme="majorBidi" w:cstheme="majorBidi"/>
              </w:rPr>
              <w:t>0.8</w:t>
            </w:r>
          </w:p>
        </w:tc>
      </w:tr>
      <w:tr w:rsidR="003F26FC" w14:paraId="52FD5FA8" w14:textId="77777777" w:rsidTr="1626D3F6">
        <w:tc>
          <w:tcPr>
            <w:tcW w:w="2011" w:type="dxa"/>
          </w:tcPr>
          <w:p w14:paraId="557B703E" w14:textId="77777777" w:rsidR="003F26FC" w:rsidRPr="005D0EEC" w:rsidRDefault="003F26FC" w:rsidP="1626D3F6">
            <w:pPr>
              <w:jc w:val="center"/>
              <w:rPr>
                <w:rFonts w:asciiTheme="majorBidi" w:hAnsiTheme="majorBidi" w:cstheme="majorBidi"/>
                <w:lang w:val="en-US"/>
              </w:rPr>
            </w:pPr>
            <w:r>
              <w:rPr>
                <w:rFonts w:asciiTheme="majorBidi" w:hAnsiTheme="majorBidi" w:cstheme="majorBidi"/>
                <w:lang w:val="en-US"/>
              </w:rPr>
              <w:t>The fries!! Nothing like fresh fries from McDonlad’s.</w:t>
            </w:r>
          </w:p>
        </w:tc>
        <w:tc>
          <w:tcPr>
            <w:tcW w:w="1881" w:type="dxa"/>
            <w:vAlign w:val="center"/>
          </w:tcPr>
          <w:p w14:paraId="7B8DE6A4" w14:textId="77777777" w:rsidR="003F26FC" w:rsidRPr="005D0EEC" w:rsidRDefault="003F26FC" w:rsidP="003F26FC">
            <w:pPr>
              <w:jc w:val="center"/>
              <w:rPr>
                <w:rFonts w:asciiTheme="majorBidi" w:hAnsiTheme="majorBidi" w:cstheme="majorBidi"/>
              </w:rPr>
            </w:pPr>
            <w:r>
              <w:rPr>
                <w:rFonts w:asciiTheme="majorBidi" w:hAnsiTheme="majorBidi" w:cstheme="majorBidi"/>
              </w:rPr>
              <w:t>3.0</w:t>
            </w:r>
          </w:p>
        </w:tc>
        <w:tc>
          <w:tcPr>
            <w:tcW w:w="1879" w:type="dxa"/>
            <w:vAlign w:val="center"/>
          </w:tcPr>
          <w:p w14:paraId="0DD625E8" w14:textId="77777777" w:rsidR="003F26FC" w:rsidRPr="005D0EEC" w:rsidRDefault="003F26FC" w:rsidP="003F26FC">
            <w:pPr>
              <w:jc w:val="center"/>
              <w:rPr>
                <w:rFonts w:asciiTheme="majorBidi" w:hAnsiTheme="majorBidi" w:cstheme="majorBidi"/>
              </w:rPr>
            </w:pPr>
            <w:r>
              <w:rPr>
                <w:rFonts w:asciiTheme="majorBidi" w:hAnsiTheme="majorBidi" w:cstheme="majorBidi"/>
              </w:rPr>
              <w:t>happy</w:t>
            </w:r>
          </w:p>
        </w:tc>
        <w:tc>
          <w:tcPr>
            <w:tcW w:w="1873" w:type="dxa"/>
            <w:vAlign w:val="center"/>
          </w:tcPr>
          <w:p w14:paraId="6B78E036" w14:textId="77777777" w:rsidR="003F26FC" w:rsidRPr="005D0EEC" w:rsidRDefault="003F26FC" w:rsidP="003F26FC">
            <w:pPr>
              <w:jc w:val="center"/>
              <w:rPr>
                <w:rFonts w:asciiTheme="majorBidi" w:hAnsiTheme="majorBidi" w:cstheme="majorBidi"/>
              </w:rPr>
            </w:pPr>
            <w:r>
              <w:rPr>
                <w:rFonts w:asciiTheme="majorBidi" w:hAnsiTheme="majorBidi" w:cstheme="majorBidi"/>
              </w:rPr>
              <w:t>product</w:t>
            </w:r>
          </w:p>
        </w:tc>
        <w:tc>
          <w:tcPr>
            <w:tcW w:w="1716" w:type="dxa"/>
            <w:vAlign w:val="center"/>
          </w:tcPr>
          <w:p w14:paraId="173E7AE5" w14:textId="77777777" w:rsidR="003F26FC" w:rsidRPr="005D0EEC" w:rsidRDefault="003F26FC" w:rsidP="003F26FC">
            <w:pPr>
              <w:jc w:val="center"/>
              <w:rPr>
                <w:rFonts w:asciiTheme="majorBidi" w:hAnsiTheme="majorBidi" w:cstheme="majorBidi"/>
              </w:rPr>
            </w:pPr>
            <w:r>
              <w:rPr>
                <w:rFonts w:asciiTheme="majorBidi" w:hAnsiTheme="majorBidi" w:cstheme="majorBidi"/>
              </w:rPr>
              <w:t>0.8</w:t>
            </w:r>
          </w:p>
        </w:tc>
      </w:tr>
      <w:tr w:rsidR="003F26FC" w14:paraId="198C817B" w14:textId="77777777" w:rsidTr="1626D3F6">
        <w:tc>
          <w:tcPr>
            <w:tcW w:w="2011" w:type="dxa"/>
          </w:tcPr>
          <w:p w14:paraId="5D4BA046" w14:textId="77777777" w:rsidR="003F26FC" w:rsidRPr="005D0EEC" w:rsidRDefault="003F26FC" w:rsidP="003F26FC">
            <w:pPr>
              <w:jc w:val="center"/>
              <w:rPr>
                <w:rFonts w:asciiTheme="majorBidi" w:hAnsiTheme="majorBidi" w:cstheme="majorBidi"/>
              </w:rPr>
            </w:pPr>
            <w:r>
              <w:rPr>
                <w:rFonts w:asciiTheme="majorBidi" w:hAnsiTheme="majorBidi" w:cstheme="majorBidi"/>
              </w:rPr>
              <w:t>People still eat at McDonald’s…?</w:t>
            </w:r>
          </w:p>
        </w:tc>
        <w:tc>
          <w:tcPr>
            <w:tcW w:w="1881" w:type="dxa"/>
            <w:vAlign w:val="center"/>
          </w:tcPr>
          <w:p w14:paraId="39507B04" w14:textId="77777777" w:rsidR="003F26FC" w:rsidRPr="005D0EEC" w:rsidRDefault="003F26FC" w:rsidP="003F26FC">
            <w:pPr>
              <w:jc w:val="center"/>
              <w:rPr>
                <w:rFonts w:asciiTheme="majorBidi" w:hAnsiTheme="majorBidi" w:cstheme="majorBidi"/>
              </w:rPr>
            </w:pPr>
            <w:r>
              <w:rPr>
                <w:rFonts w:asciiTheme="majorBidi" w:hAnsiTheme="majorBidi" w:cstheme="majorBidi"/>
              </w:rPr>
              <w:t>-3.732</w:t>
            </w:r>
          </w:p>
        </w:tc>
        <w:tc>
          <w:tcPr>
            <w:tcW w:w="1879" w:type="dxa"/>
            <w:vAlign w:val="center"/>
          </w:tcPr>
          <w:p w14:paraId="5F8C1D45" w14:textId="77777777" w:rsidR="003F26FC" w:rsidRPr="005D0EEC" w:rsidRDefault="003F26FC" w:rsidP="003F26FC">
            <w:pPr>
              <w:jc w:val="center"/>
              <w:rPr>
                <w:rFonts w:asciiTheme="majorBidi" w:hAnsiTheme="majorBidi" w:cstheme="majorBidi"/>
              </w:rPr>
            </w:pPr>
            <w:r>
              <w:rPr>
                <w:rFonts w:asciiTheme="majorBidi" w:hAnsiTheme="majorBidi" w:cstheme="majorBidi"/>
              </w:rPr>
              <w:t>angry</w:t>
            </w:r>
          </w:p>
        </w:tc>
        <w:tc>
          <w:tcPr>
            <w:tcW w:w="1873" w:type="dxa"/>
            <w:vAlign w:val="center"/>
          </w:tcPr>
          <w:p w14:paraId="1D4BD196" w14:textId="77777777" w:rsidR="003F26FC" w:rsidRPr="005D0EEC" w:rsidRDefault="003F26FC" w:rsidP="003F26FC">
            <w:pPr>
              <w:jc w:val="center"/>
              <w:rPr>
                <w:rFonts w:asciiTheme="majorBidi" w:hAnsiTheme="majorBidi" w:cstheme="majorBidi"/>
              </w:rPr>
            </w:pPr>
            <w:r>
              <w:rPr>
                <w:rFonts w:asciiTheme="majorBidi" w:hAnsiTheme="majorBidi" w:cstheme="majorBidi"/>
              </w:rPr>
              <w:t>product</w:t>
            </w:r>
          </w:p>
        </w:tc>
        <w:tc>
          <w:tcPr>
            <w:tcW w:w="1716" w:type="dxa"/>
            <w:vAlign w:val="center"/>
          </w:tcPr>
          <w:p w14:paraId="00B42217" w14:textId="77777777" w:rsidR="003F26FC" w:rsidRPr="005D0EEC" w:rsidRDefault="003F26FC" w:rsidP="003F26FC">
            <w:pPr>
              <w:keepNext/>
              <w:jc w:val="center"/>
              <w:rPr>
                <w:rFonts w:asciiTheme="majorBidi" w:hAnsiTheme="majorBidi" w:cstheme="majorBidi"/>
              </w:rPr>
            </w:pPr>
            <w:r>
              <w:rPr>
                <w:rFonts w:asciiTheme="majorBidi" w:hAnsiTheme="majorBidi" w:cstheme="majorBidi"/>
              </w:rPr>
              <w:t>1.0</w:t>
            </w:r>
          </w:p>
        </w:tc>
      </w:tr>
    </w:tbl>
    <w:p w14:paraId="3E501D35" w14:textId="77777777" w:rsidR="00D253C9" w:rsidRPr="003F26FC" w:rsidRDefault="003F26FC" w:rsidP="003F26FC">
      <w:pPr>
        <w:pStyle w:val="Caption"/>
        <w:rPr>
          <w:lang w:val="en"/>
        </w:rPr>
      </w:pPr>
      <w:bookmarkStart w:id="113" w:name="_Toc229695730"/>
      <w:r>
        <w:t xml:space="preserve">Table </w:t>
      </w:r>
      <w:r>
        <w:fldChar w:fldCharType="begin"/>
      </w:r>
      <w:r>
        <w:instrText xml:space="preserve"> SEQ Table \* ARABIC </w:instrText>
      </w:r>
      <w:r>
        <w:fldChar w:fldCharType="separate"/>
      </w:r>
      <w:r>
        <w:rPr>
          <w:noProof/>
        </w:rPr>
        <w:t>13</w:t>
      </w:r>
      <w:r>
        <w:fldChar w:fldCharType="end"/>
      </w:r>
      <w:r>
        <w:t>: Prototype Sample Result on McDonald's Using (-4, 4) Scoring</w:t>
      </w:r>
      <w:bookmarkEnd w:id="113"/>
    </w:p>
    <w:p w14:paraId="227D5136" w14:textId="77777777" w:rsidR="000C6CA7" w:rsidRDefault="000C6CA7">
      <w:pPr>
        <w:rPr>
          <w:b/>
          <w:bCs/>
          <w:color w:val="000000"/>
          <w:sz w:val="32"/>
          <w:szCs w:val="32"/>
        </w:rPr>
      </w:pPr>
      <w:bookmarkStart w:id="114" w:name="_Toc215219742"/>
      <w:bookmarkStart w:id="115" w:name="_Toc215220025"/>
      <w:r>
        <w:br w:type="page"/>
      </w:r>
    </w:p>
    <w:p w14:paraId="3CA14368" w14:textId="77777777" w:rsidR="00914036" w:rsidRDefault="00727D5A" w:rsidP="00D253C9">
      <w:pPr>
        <w:pStyle w:val="Heading1"/>
      </w:pPr>
      <w:bookmarkStart w:id="116" w:name="_Toc229695652"/>
      <w:r>
        <w:lastRenderedPageBreak/>
        <w:t>Chapter 4: System Design</w:t>
      </w:r>
      <w:bookmarkEnd w:id="114"/>
      <w:bookmarkEnd w:id="115"/>
      <w:bookmarkEnd w:id="116"/>
    </w:p>
    <w:p w14:paraId="11A3CEDE" w14:textId="77777777" w:rsidR="00914036" w:rsidRDefault="00611FB5" w:rsidP="005B501C">
      <w:pPr>
        <w:pStyle w:val="Heading2"/>
        <w:spacing w:after="0"/>
      </w:pPr>
      <w:bookmarkStart w:id="117" w:name="_Toc215219743"/>
      <w:bookmarkStart w:id="118" w:name="_Toc215220026"/>
      <w:bookmarkStart w:id="119" w:name="_Toc229695653"/>
      <w:r>
        <w:t>4.1 System Architecture</w:t>
      </w:r>
      <w:bookmarkEnd w:id="117"/>
      <w:bookmarkEnd w:id="118"/>
      <w:bookmarkEnd w:id="119"/>
    </w:p>
    <w:p w14:paraId="5443C535" w14:textId="77777777" w:rsidR="00B72C86" w:rsidRDefault="00B72C86" w:rsidP="000C6CA7">
      <w:pPr>
        <w:keepNext/>
        <w:spacing w:after="0"/>
        <w:jc w:val="both"/>
      </w:pPr>
      <w:bookmarkStart w:id="120" w:name="_gcb3uhhcqenr"/>
      <w:bookmarkEnd w:id="120"/>
      <w:r>
        <w:rPr>
          <w:lang w:val="en-US"/>
        </w:rPr>
        <w:t>The system consists of a Frontend, Backend Application, Database, Job Queue, LLM service, and Post provider API (e.g. Reddit). These components communicate through REST APIs. Backend retrieves posts from the post provider API, stores data in the database, and manages processing tasks (e.g. Request analysis) through an internal job queue. The LLM service reads jobs from this queue and processes them.</w:t>
      </w:r>
    </w:p>
    <w:p w14:paraId="46F162B0" w14:textId="77777777" w:rsidR="000237D3" w:rsidRDefault="00611FB5" w:rsidP="0047165F">
      <w:pPr>
        <w:keepNext/>
        <w:spacing w:after="0"/>
        <w:jc w:val="center"/>
      </w:pPr>
      <w:r>
        <w:rPr>
          <w:noProof/>
        </w:rPr>
        <w:drawing>
          <wp:inline distT="114300" distB="114300" distL="114300" distR="114300" wp14:anchorId="58836BEC" wp14:editId="16278478">
            <wp:extent cx="4871923" cy="2193872"/>
            <wp:effectExtent l="0" t="0" r="0" b="3810"/>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rotWithShape="1">
                    <a:blip r:embed="rId21">
                      <a:extLst>
                        <a:ext uri="{28A0092B-C50C-407E-A947-70E740481C1C}">
                          <a14:useLocalDpi xmlns:a14="http://schemas.microsoft.com/office/drawing/2010/main" val="0"/>
                        </a:ext>
                      </a:extLst>
                    </a:blip>
                    <a:srcRect l="-1" r="-1782"/>
                    <a:stretch>
                      <a:fillRect/>
                    </a:stretch>
                  </pic:blipFill>
                  <pic:spPr bwMode="auto">
                    <a:xfrm>
                      <a:off x="0" y="0"/>
                      <a:ext cx="4872329" cy="2194055"/>
                    </a:xfrm>
                    <a:prstGeom prst="rect">
                      <a:avLst/>
                    </a:prstGeom>
                    <a:ln>
                      <a:noFill/>
                    </a:ln>
                    <a:extLst>
                      <a:ext uri="{53640926-AAD7-44D8-BBD7-CCE9431645EC}">
                        <a14:shadowObscured xmlns:a14="http://schemas.microsoft.com/office/drawing/2010/main"/>
                      </a:ext>
                    </a:extLst>
                  </pic:spPr>
                </pic:pic>
              </a:graphicData>
            </a:graphic>
          </wp:inline>
        </w:drawing>
      </w:r>
    </w:p>
    <w:p w14:paraId="3563CB03" w14:textId="77777777" w:rsidR="005B501C" w:rsidRPr="005B501C" w:rsidRDefault="000237D3" w:rsidP="003F26FC">
      <w:pPr>
        <w:pStyle w:val="Caption"/>
      </w:pPr>
      <w:bookmarkStart w:id="121" w:name="_Toc229695695"/>
      <w:r>
        <w:t xml:space="preserve">Figure </w:t>
      </w:r>
      <w:r>
        <w:fldChar w:fldCharType="begin"/>
      </w:r>
      <w:r>
        <w:instrText xml:space="preserve"> SEQ Figure \* ARABIC </w:instrText>
      </w:r>
      <w:r>
        <w:fldChar w:fldCharType="separate"/>
      </w:r>
      <w:r>
        <w:rPr>
          <w:noProof/>
        </w:rPr>
        <w:t>4</w:t>
      </w:r>
      <w:r>
        <w:rPr>
          <w:noProof/>
        </w:rPr>
        <w:fldChar w:fldCharType="end"/>
      </w:r>
      <w:r>
        <w:t>: System Architecture Diagram</w:t>
      </w:r>
      <w:bookmarkStart w:id="122" w:name="_Toc215219744"/>
      <w:bookmarkStart w:id="123" w:name="_Toc215220027"/>
      <w:bookmarkEnd w:id="121"/>
    </w:p>
    <w:p w14:paraId="506FFA18" w14:textId="77777777" w:rsidR="000237D3" w:rsidRDefault="00611FB5" w:rsidP="00FB56BD">
      <w:pPr>
        <w:pStyle w:val="Heading2"/>
        <w:spacing w:after="120"/>
      </w:pPr>
      <w:bookmarkStart w:id="124" w:name="_Toc229695654"/>
      <w:r>
        <w:t>4.2 System Design</w:t>
      </w:r>
      <w:bookmarkEnd w:id="122"/>
      <w:bookmarkEnd w:id="123"/>
      <w:bookmarkEnd w:id="124"/>
    </w:p>
    <w:p w14:paraId="72DA59E9" w14:textId="77777777" w:rsidR="006619D0" w:rsidRPr="006619D0" w:rsidRDefault="006619D0" w:rsidP="00B576DF">
      <w:pPr>
        <w:pStyle w:val="Heading3"/>
      </w:pPr>
      <w:bookmarkStart w:id="125" w:name="_Toc215219746"/>
      <w:bookmarkStart w:id="126" w:name="_Toc229695655"/>
      <w:r>
        <w:t>4.2.1 Domain Class Diagram</w:t>
      </w:r>
      <w:bookmarkEnd w:id="125"/>
      <w:bookmarkEnd w:id="126"/>
    </w:p>
    <w:p w14:paraId="3DB82EC3" w14:textId="77777777" w:rsidR="006619D0" w:rsidRDefault="006619D0" w:rsidP="003D52B3">
      <w:pPr>
        <w:spacing w:after="0"/>
        <w:jc w:val="center"/>
      </w:pPr>
      <w:bookmarkStart w:id="127" w:name="_Toc215219747"/>
      <w:r>
        <w:rPr>
          <w:noProof/>
        </w:rPr>
        <w:drawing>
          <wp:inline distT="0" distB="0" distL="0" distR="0" wp14:anchorId="33257929" wp14:editId="6F8C6839">
            <wp:extent cx="3440827" cy="4297188"/>
            <wp:effectExtent l="0" t="0" r="1270" b="0"/>
            <wp:docPr id="67437997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79975" name="Picture 3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0827" cy="4297188"/>
                    </a:xfrm>
                    <a:prstGeom prst="rect">
                      <a:avLst/>
                    </a:prstGeom>
                  </pic:spPr>
                </pic:pic>
              </a:graphicData>
            </a:graphic>
          </wp:inline>
        </w:drawing>
      </w:r>
      <w:bookmarkEnd w:id="127"/>
    </w:p>
    <w:p w14:paraId="5DE6D710" w14:textId="77777777" w:rsidR="006619D0" w:rsidRPr="006619D0" w:rsidRDefault="006619D0" w:rsidP="003F26FC">
      <w:pPr>
        <w:pStyle w:val="Caption"/>
      </w:pPr>
      <w:bookmarkStart w:id="128" w:name="_Toc229695696"/>
      <w:r>
        <w:lastRenderedPageBreak/>
        <w:t xml:space="preserve">Figure </w:t>
      </w:r>
      <w:r>
        <w:fldChar w:fldCharType="begin"/>
      </w:r>
      <w:r>
        <w:instrText xml:space="preserve"> SEQ Figure \* ARABIC </w:instrText>
      </w:r>
      <w:r>
        <w:fldChar w:fldCharType="separate"/>
      </w:r>
      <w:r>
        <w:rPr>
          <w:noProof/>
        </w:rPr>
        <w:t>5</w:t>
      </w:r>
      <w:r>
        <w:rPr>
          <w:noProof/>
        </w:rPr>
        <w:fldChar w:fldCharType="end"/>
      </w:r>
      <w:r>
        <w:t>: Class Diagram</w:t>
      </w:r>
      <w:bookmarkEnd w:id="128"/>
    </w:p>
    <w:p w14:paraId="7BD5740D" w14:textId="77777777" w:rsidR="00914036" w:rsidRDefault="00611FB5">
      <w:pPr>
        <w:pStyle w:val="Heading3"/>
      </w:pPr>
      <w:bookmarkStart w:id="129" w:name="_Toc215219750"/>
      <w:bookmarkStart w:id="130" w:name="_Toc229695656"/>
      <w:r>
        <w:t>4.2.2 Sequence Diagrams</w:t>
      </w:r>
      <w:bookmarkEnd w:id="129"/>
      <w:bookmarkEnd w:id="130"/>
    </w:p>
    <w:p w14:paraId="46D1FE80" w14:textId="77777777" w:rsidR="00914036" w:rsidRDefault="00611FB5" w:rsidP="00322F8A">
      <w:pPr>
        <w:jc w:val="both"/>
      </w:pPr>
      <w:r>
        <w:rPr>
          <w:lang w:val="en-US"/>
        </w:rPr>
        <w:t>This subsection presents the key workflows of the sentiment analysis system through detailed sequence diagrams. Each diagram illustrates the interactions between system components, from user interface to controllers, services, and data repositories, showing how data flows through the system to deliver actionable insights. These workflows cover both user initiated actions and automated processes that power the system's sentiment analysis.</w:t>
      </w:r>
    </w:p>
    <w:p w14:paraId="011D3E02" w14:textId="77777777" w:rsidR="00914036" w:rsidRPr="000E4F31" w:rsidRDefault="00611FB5" w:rsidP="000E4F31">
      <w:pPr>
        <w:pStyle w:val="Subtitle"/>
        <w:spacing w:after="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Sentiment Analysis Workflow</w:t>
      </w:r>
    </w:p>
    <w:p w14:paraId="59E08D78" w14:textId="77777777" w:rsidR="00197B2D" w:rsidRDefault="0047165F" w:rsidP="00197B2D">
      <w:pPr>
        <w:keepNext/>
        <w:spacing w:after="0"/>
        <w:jc w:val="center"/>
      </w:pPr>
      <w:r>
        <w:rPr>
          <w:noProof/>
        </w:rPr>
        <w:drawing>
          <wp:inline distT="0" distB="0" distL="0" distR="0" wp14:anchorId="45FF66DB" wp14:editId="7914D4AC">
            <wp:extent cx="6227225" cy="3314530"/>
            <wp:effectExtent l="0" t="0" r="0" b="635"/>
            <wp:docPr id="21253303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30339" name="Picture 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27225" cy="3314530"/>
                    </a:xfrm>
                    <a:prstGeom prst="rect">
                      <a:avLst/>
                    </a:prstGeom>
                  </pic:spPr>
                </pic:pic>
              </a:graphicData>
            </a:graphic>
          </wp:inline>
        </w:drawing>
      </w:r>
    </w:p>
    <w:p w14:paraId="16A01E06" w14:textId="77777777" w:rsidR="00197B2D" w:rsidRDefault="00197B2D" w:rsidP="00197B2D">
      <w:pPr>
        <w:pStyle w:val="Caption"/>
      </w:pPr>
      <w:bookmarkStart w:id="131" w:name="_Toc229695697"/>
      <w:r>
        <w:t xml:space="preserve">Figure </w:t>
      </w:r>
      <w:r>
        <w:fldChar w:fldCharType="begin"/>
      </w:r>
      <w:r>
        <w:instrText xml:space="preserve"> SEQ Figure \* ARABIC </w:instrText>
      </w:r>
      <w:r>
        <w:fldChar w:fldCharType="separate"/>
      </w:r>
      <w:r>
        <w:rPr>
          <w:noProof/>
        </w:rPr>
        <w:t>6</w:t>
      </w:r>
      <w:r>
        <w:fldChar w:fldCharType="end"/>
      </w:r>
      <w:r>
        <w:t>: Start Analysis Sequence Diagram</w:t>
      </w:r>
      <w:bookmarkEnd w:id="131"/>
    </w:p>
    <w:p w14:paraId="17AC7A90" w14:textId="77777777" w:rsidR="0043305A" w:rsidRDefault="00611FB5" w:rsidP="00FB56BD">
      <w:pPr>
        <w:jc w:val="both"/>
      </w:pPr>
      <w:r>
        <w:rPr>
          <w:lang w:val="en-US"/>
        </w:rPr>
        <w:t>The Sentiment Analysis workflow demonstrates how the system processes social media data. After the user submits analysis parameters, the system validates inputs, retrieves relevant posts from social media platforms, and processes them through the LLM analyzer to extract sentiment scores, emotions, and aspects.</w:t>
      </w:r>
    </w:p>
    <w:p w14:paraId="4EE6AA7F" w14:textId="77777777" w:rsidR="000C6CA7" w:rsidRDefault="000C6CA7">
      <w:r>
        <w:br w:type="page"/>
      </w:r>
    </w:p>
    <w:p w14:paraId="0227AF38" w14:textId="77777777" w:rsidR="0043305A" w:rsidRPr="0047165F" w:rsidRDefault="0043305A" w:rsidP="0043305A">
      <w:r>
        <w:rPr>
          <w:b/>
          <w:bCs/>
        </w:rPr>
        <w:lastRenderedPageBreak/>
        <w:t>Uploading a Custom Dataset Workflow</w:t>
      </w:r>
    </w:p>
    <w:p w14:paraId="4779AC18" w14:textId="77777777" w:rsidR="0043305A" w:rsidRDefault="000E4F31" w:rsidP="0043305A">
      <w:pPr>
        <w:keepNext/>
        <w:spacing w:after="0"/>
        <w:jc w:val="center"/>
      </w:pPr>
      <w:r>
        <w:rPr>
          <w:noProof/>
        </w:rPr>
        <w:drawing>
          <wp:inline distT="0" distB="0" distL="0" distR="0" wp14:anchorId="5378495F" wp14:editId="53654E6D">
            <wp:extent cx="5054306" cy="3075227"/>
            <wp:effectExtent l="0" t="0" r="635" b="0"/>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5054306" cy="3075227"/>
                    </a:xfrm>
                    <a:prstGeom prst="rect">
                      <a:avLst/>
                    </a:prstGeom>
                    <a:ln/>
                  </pic:spPr>
                </pic:pic>
              </a:graphicData>
            </a:graphic>
          </wp:inline>
        </w:drawing>
      </w:r>
    </w:p>
    <w:p w14:paraId="21CBE9C4" w14:textId="77777777" w:rsidR="00914036" w:rsidRDefault="0043305A" w:rsidP="003F26FC">
      <w:pPr>
        <w:pStyle w:val="Caption"/>
      </w:pPr>
      <w:bookmarkStart w:id="132" w:name="_Toc229695698"/>
      <w:r>
        <w:t xml:space="preserve">Figure </w:t>
      </w:r>
      <w:r>
        <w:fldChar w:fldCharType="begin"/>
      </w:r>
      <w:r>
        <w:instrText xml:space="preserve"> SEQ Figure \* ARABIC </w:instrText>
      </w:r>
      <w:r>
        <w:fldChar w:fldCharType="separate"/>
      </w:r>
      <w:r>
        <w:rPr>
          <w:noProof/>
        </w:rPr>
        <w:t>7</w:t>
      </w:r>
      <w:r>
        <w:rPr>
          <w:noProof/>
        </w:rPr>
        <w:fldChar w:fldCharType="end"/>
      </w:r>
      <w:r>
        <w:t>: Upload Custom Dataset Sequence Diagram</w:t>
      </w:r>
      <w:bookmarkEnd w:id="132"/>
    </w:p>
    <w:p w14:paraId="26D3D4E7" w14:textId="77777777" w:rsidR="000C6CA7" w:rsidRDefault="00611FB5" w:rsidP="000C6CA7">
      <w:pPr>
        <w:jc w:val="both"/>
      </w:pPr>
      <w:r>
        <w:rPr>
          <w:lang w:val="en-US"/>
        </w:rPr>
        <w:t xml:space="preserve">The Upload Custom Dataset workflow provides flexibility for teams to analyze historical data or proprietary sources beyond social media feeds. The system validates uploaded files (CSV/XLSX format), checks file integrity and structure, then stores the dataset for processing. </w:t>
      </w:r>
    </w:p>
    <w:p w14:paraId="279B6D73" w14:textId="77777777" w:rsidR="0047165F" w:rsidRDefault="00611FB5" w:rsidP="00F424C3">
      <w:pPr>
        <w:spacing w:after="0"/>
        <w:rPr>
          <w:b/>
          <w:bCs/>
          <w:color w:val="000000"/>
        </w:rPr>
      </w:pPr>
      <w:r>
        <w:rPr>
          <w:b/>
          <w:bCs/>
          <w:color w:val="000000"/>
        </w:rPr>
        <w:t>Generating Report Workflow</w:t>
      </w:r>
    </w:p>
    <w:p w14:paraId="10C28BDA" w14:textId="77777777" w:rsidR="00F424C3" w:rsidRDefault="00F424C3" w:rsidP="00F424C3">
      <w:pPr>
        <w:keepNext/>
        <w:spacing w:after="0"/>
        <w:jc w:val="center"/>
      </w:pPr>
      <w:r>
        <w:rPr>
          <w:b/>
          <w:bCs/>
          <w:noProof/>
          <w:color w:val="000000"/>
        </w:rPr>
        <w:drawing>
          <wp:inline distT="0" distB="0" distL="0" distR="0" wp14:anchorId="1D464997" wp14:editId="1265789C">
            <wp:extent cx="5490210" cy="2765744"/>
            <wp:effectExtent l="0" t="0" r="0" b="3175"/>
            <wp:docPr id="2947804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80490" name="Picture 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90210" cy="2765744"/>
                    </a:xfrm>
                    <a:prstGeom prst="rect">
                      <a:avLst/>
                    </a:prstGeom>
                  </pic:spPr>
                </pic:pic>
              </a:graphicData>
            </a:graphic>
          </wp:inline>
        </w:drawing>
      </w:r>
    </w:p>
    <w:p w14:paraId="127BF115" w14:textId="77777777" w:rsidR="00F424C3" w:rsidRDefault="00F424C3" w:rsidP="003F26FC">
      <w:pPr>
        <w:pStyle w:val="Caption"/>
      </w:pPr>
      <w:bookmarkStart w:id="133" w:name="_Toc229695699"/>
      <w:r>
        <w:t xml:space="preserve">Figure </w:t>
      </w:r>
      <w:r>
        <w:fldChar w:fldCharType="begin"/>
      </w:r>
      <w:r>
        <w:instrText xml:space="preserve"> SEQ Figure \* ARABIC </w:instrText>
      </w:r>
      <w:r>
        <w:fldChar w:fldCharType="separate"/>
      </w:r>
      <w:r>
        <w:rPr>
          <w:noProof/>
        </w:rPr>
        <w:t>8</w:t>
      </w:r>
      <w:r>
        <w:rPr>
          <w:noProof/>
        </w:rPr>
        <w:fldChar w:fldCharType="end"/>
      </w:r>
      <w:r>
        <w:t>: Generate Report Sequence Diagram</w:t>
      </w:r>
      <w:bookmarkEnd w:id="133"/>
    </w:p>
    <w:p w14:paraId="37DC5FA9" w14:textId="77777777" w:rsidR="00F424C3" w:rsidRDefault="00611FB5" w:rsidP="008F0EDE">
      <w:pPr>
        <w:jc w:val="both"/>
      </w:pPr>
      <w:r>
        <w:t>The Generate Report workflow transforms analyzed sentiment data into exportable, presentation-ready reports. The system aggregates post-level sentiment scores and analysis results, builds visualizations showing trends and distributions, and compiles everything into a downloadable CSV file.</w:t>
      </w:r>
    </w:p>
    <w:p w14:paraId="1C4EB69B" w14:textId="77777777" w:rsidR="000C6CA7" w:rsidRDefault="000C6CA7">
      <w:r>
        <w:br w:type="page"/>
      </w:r>
    </w:p>
    <w:p w14:paraId="12C0147B" w14:textId="77777777" w:rsidR="000C6CA7" w:rsidRDefault="000C6CA7" w:rsidP="007644A4">
      <w:pPr>
        <w:pStyle w:val="Subtitle"/>
        <w:spacing w:after="0" w:line="240" w:lineRule="auto"/>
        <w:rPr>
          <w:rFonts w:ascii="Times New Roman" w:eastAsia="Times New Roman" w:hAnsi="Times New Roman" w:cs="Times New Roman"/>
          <w:b/>
          <w:bCs/>
          <w:i w:val="0"/>
          <w:iCs w:val="0"/>
          <w:color w:val="000000"/>
        </w:rPr>
      </w:pPr>
    </w:p>
    <w:p w14:paraId="6DDE60B0" w14:textId="77777777" w:rsidR="000C6CA7" w:rsidRDefault="000C6CA7" w:rsidP="007644A4">
      <w:pPr>
        <w:pStyle w:val="Subtitle"/>
        <w:spacing w:after="0" w:line="240" w:lineRule="auto"/>
        <w:rPr>
          <w:rFonts w:ascii="Times New Roman" w:eastAsia="Times New Roman" w:hAnsi="Times New Roman" w:cs="Times New Roman"/>
          <w:b/>
          <w:bCs/>
          <w:i w:val="0"/>
          <w:iCs w:val="0"/>
          <w:color w:val="000000"/>
        </w:rPr>
      </w:pPr>
    </w:p>
    <w:p w14:paraId="07302E03" w14:textId="77777777" w:rsidR="000C6CA7" w:rsidRDefault="000C6CA7" w:rsidP="007644A4">
      <w:pPr>
        <w:pStyle w:val="Subtitle"/>
        <w:spacing w:after="0" w:line="240" w:lineRule="auto"/>
        <w:rPr>
          <w:rFonts w:ascii="Times New Roman" w:eastAsia="Times New Roman" w:hAnsi="Times New Roman" w:cs="Times New Roman"/>
          <w:b/>
          <w:bCs/>
          <w:i w:val="0"/>
          <w:iCs w:val="0"/>
          <w:color w:val="000000"/>
        </w:rPr>
      </w:pPr>
    </w:p>
    <w:p w14:paraId="5E61D61F" w14:textId="77777777" w:rsidR="000C6CA7" w:rsidRDefault="000C6CA7" w:rsidP="007644A4">
      <w:pPr>
        <w:pStyle w:val="Subtitle"/>
        <w:spacing w:after="0" w:line="240" w:lineRule="auto"/>
        <w:rPr>
          <w:rFonts w:ascii="Times New Roman" w:eastAsia="Times New Roman" w:hAnsi="Times New Roman" w:cs="Times New Roman"/>
          <w:b/>
          <w:bCs/>
          <w:i w:val="0"/>
          <w:iCs w:val="0"/>
          <w:color w:val="000000"/>
        </w:rPr>
      </w:pPr>
    </w:p>
    <w:p w14:paraId="6A604378" w14:textId="77777777" w:rsidR="000C6CA7" w:rsidRDefault="000C6CA7" w:rsidP="007644A4">
      <w:pPr>
        <w:pStyle w:val="Subtitle"/>
        <w:spacing w:after="0" w:line="240" w:lineRule="auto"/>
        <w:rPr>
          <w:rFonts w:ascii="Times New Roman" w:eastAsia="Times New Roman" w:hAnsi="Times New Roman" w:cs="Times New Roman"/>
          <w:b/>
          <w:bCs/>
          <w:i w:val="0"/>
          <w:iCs w:val="0"/>
          <w:color w:val="000000"/>
        </w:rPr>
      </w:pPr>
    </w:p>
    <w:p w14:paraId="0A093521" w14:textId="77777777" w:rsidR="000C6CA7" w:rsidRDefault="000C6CA7" w:rsidP="007644A4">
      <w:pPr>
        <w:pStyle w:val="Subtitle"/>
        <w:spacing w:after="0" w:line="240" w:lineRule="auto"/>
        <w:rPr>
          <w:rFonts w:ascii="Times New Roman" w:eastAsia="Times New Roman" w:hAnsi="Times New Roman" w:cs="Times New Roman"/>
          <w:b/>
          <w:bCs/>
          <w:i w:val="0"/>
          <w:iCs w:val="0"/>
          <w:color w:val="000000"/>
        </w:rPr>
      </w:pPr>
    </w:p>
    <w:p w14:paraId="1E47E0FF" w14:textId="77777777" w:rsidR="000C6CA7" w:rsidRDefault="000C6CA7" w:rsidP="007644A4">
      <w:pPr>
        <w:pStyle w:val="Subtitle"/>
        <w:spacing w:after="0" w:line="240" w:lineRule="auto"/>
        <w:rPr>
          <w:rFonts w:ascii="Times New Roman" w:eastAsia="Times New Roman" w:hAnsi="Times New Roman" w:cs="Times New Roman"/>
          <w:b/>
          <w:bCs/>
          <w:i w:val="0"/>
          <w:iCs w:val="0"/>
          <w:color w:val="000000"/>
        </w:rPr>
      </w:pPr>
    </w:p>
    <w:p w14:paraId="468F5E58" w14:textId="77777777" w:rsidR="000C6CA7" w:rsidRDefault="000C6CA7" w:rsidP="007644A4">
      <w:pPr>
        <w:pStyle w:val="Subtitle"/>
        <w:spacing w:after="0" w:line="240" w:lineRule="auto"/>
        <w:rPr>
          <w:rFonts w:ascii="Times New Roman" w:eastAsia="Times New Roman" w:hAnsi="Times New Roman" w:cs="Times New Roman"/>
          <w:b/>
          <w:bCs/>
          <w:i w:val="0"/>
          <w:iCs w:val="0"/>
          <w:color w:val="000000"/>
        </w:rPr>
      </w:pPr>
    </w:p>
    <w:p w14:paraId="0523294B" w14:textId="77777777" w:rsidR="00914036" w:rsidRDefault="00611FB5" w:rsidP="007644A4">
      <w:pPr>
        <w:pStyle w:val="Subtitle"/>
        <w:spacing w:after="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Viewing Previous Reports Workflow</w:t>
      </w:r>
    </w:p>
    <w:p w14:paraId="30F3D520" w14:textId="77777777" w:rsidR="00F424C3" w:rsidRDefault="00F424C3" w:rsidP="00F424C3">
      <w:pPr>
        <w:keepNext/>
        <w:spacing w:after="0"/>
        <w:jc w:val="center"/>
      </w:pPr>
      <w:r>
        <w:rPr>
          <w:noProof/>
        </w:rPr>
        <w:drawing>
          <wp:inline distT="0" distB="0" distL="0" distR="0" wp14:anchorId="267100D9" wp14:editId="7332A071">
            <wp:extent cx="6676912" cy="1863090"/>
            <wp:effectExtent l="0" t="0" r="3810" b="3810"/>
            <wp:docPr id="10942803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80343" name="Picture 2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94854" cy="1868097"/>
                    </a:xfrm>
                    <a:prstGeom prst="rect">
                      <a:avLst/>
                    </a:prstGeom>
                  </pic:spPr>
                </pic:pic>
              </a:graphicData>
            </a:graphic>
          </wp:inline>
        </w:drawing>
      </w:r>
    </w:p>
    <w:p w14:paraId="1543ECEB" w14:textId="77777777" w:rsidR="00F424C3" w:rsidRPr="00F424C3" w:rsidRDefault="00F424C3" w:rsidP="003F26FC">
      <w:pPr>
        <w:pStyle w:val="Caption"/>
      </w:pPr>
      <w:bookmarkStart w:id="134" w:name="_Toc229695700"/>
      <w:r>
        <w:t xml:space="preserve">Figure </w:t>
      </w:r>
      <w:r>
        <w:fldChar w:fldCharType="begin"/>
      </w:r>
      <w:r>
        <w:instrText xml:space="preserve"> SEQ Figure \* ARABIC </w:instrText>
      </w:r>
      <w:r>
        <w:fldChar w:fldCharType="separate"/>
      </w:r>
      <w:r>
        <w:rPr>
          <w:noProof/>
        </w:rPr>
        <w:t>9</w:t>
      </w:r>
      <w:r>
        <w:rPr>
          <w:noProof/>
        </w:rPr>
        <w:fldChar w:fldCharType="end"/>
      </w:r>
      <w:r>
        <w:t>: View Result History Sequence Diagram</w:t>
      </w:r>
      <w:bookmarkEnd w:id="134"/>
    </w:p>
    <w:p w14:paraId="69E4A100" w14:textId="77777777" w:rsidR="00A55649" w:rsidRDefault="00611FB5" w:rsidP="00FB56BD">
      <w:pPr>
        <w:jc w:val="both"/>
      </w:pPr>
      <w:r>
        <w:rPr>
          <w:lang w:val="en-US"/>
        </w:rPr>
        <w:t>The View Report History workflow enables users to access and review past analysis reports. Users can filter reports by brand, date range, or other criteria, and the system retrieves matching reports from the database.</w:t>
      </w:r>
    </w:p>
    <w:p w14:paraId="03016E98" w14:textId="77777777" w:rsidR="000C6CA7" w:rsidRDefault="000C6CA7">
      <w:r>
        <w:br w:type="page"/>
      </w:r>
    </w:p>
    <w:p w14:paraId="68FC7EC7" w14:textId="77777777" w:rsidR="000237D3" w:rsidRDefault="000237D3" w:rsidP="00A55649">
      <w:pPr>
        <w:rPr>
          <w:b/>
          <w:bCs/>
          <w:i/>
          <w:iCs/>
          <w:color w:val="000000"/>
        </w:rPr>
      </w:pPr>
      <w:r>
        <w:rPr>
          <w:b/>
          <w:bCs/>
          <w:color w:val="000000"/>
        </w:rPr>
        <w:lastRenderedPageBreak/>
        <w:t>Viewing Result Report of an Analysis Workflow</w:t>
      </w:r>
    </w:p>
    <w:p w14:paraId="39989607" w14:textId="77777777" w:rsidR="008220E6" w:rsidRDefault="000237D3" w:rsidP="00F424C3">
      <w:pPr>
        <w:keepNext/>
        <w:spacing w:after="0"/>
        <w:jc w:val="center"/>
      </w:pPr>
      <w:r>
        <w:rPr>
          <w:noProof/>
        </w:rPr>
        <w:drawing>
          <wp:inline distT="0" distB="0" distL="0" distR="0" wp14:anchorId="1AAD0376" wp14:editId="3116C2DB">
            <wp:extent cx="4869989" cy="2922886"/>
            <wp:effectExtent l="0" t="0" r="0" b="0"/>
            <wp:docPr id="19955339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33956" name="Picture 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69989" cy="2922886"/>
                    </a:xfrm>
                    <a:prstGeom prst="rect">
                      <a:avLst/>
                    </a:prstGeom>
                  </pic:spPr>
                </pic:pic>
              </a:graphicData>
            </a:graphic>
          </wp:inline>
        </w:drawing>
      </w:r>
    </w:p>
    <w:p w14:paraId="2DC04D15" w14:textId="77777777" w:rsidR="000237D3" w:rsidRDefault="008220E6" w:rsidP="003F26FC">
      <w:pPr>
        <w:pStyle w:val="Caption"/>
      </w:pPr>
      <w:bookmarkStart w:id="135" w:name="_Toc229695701"/>
      <w:r>
        <w:t xml:space="preserve">Figure </w:t>
      </w:r>
      <w:r>
        <w:fldChar w:fldCharType="begin"/>
      </w:r>
      <w:r>
        <w:instrText xml:space="preserve"> SEQ Figure \* ARABIC </w:instrText>
      </w:r>
      <w:r>
        <w:fldChar w:fldCharType="separate"/>
      </w:r>
      <w:r>
        <w:rPr>
          <w:noProof/>
        </w:rPr>
        <w:t>10</w:t>
      </w:r>
      <w:r>
        <w:rPr>
          <w:noProof/>
        </w:rPr>
        <w:fldChar w:fldCharType="end"/>
      </w:r>
      <w:r>
        <w:t>: View Result Sequence Diagram</w:t>
      </w:r>
      <w:bookmarkEnd w:id="135"/>
    </w:p>
    <w:p w14:paraId="4559DD7E" w14:textId="77777777" w:rsidR="00EC0D70" w:rsidRDefault="009F6114" w:rsidP="00EC0D70">
      <w:pPr>
        <w:jc w:val="both"/>
      </w:pPr>
      <w:r>
        <w:rPr>
          <w:lang w:val="en-US"/>
        </w:rPr>
        <w:t>The View Result workflow enables users to access completed sentiment analysis reports. When a user clicks on a report, the system validates the report ID, retrieves report and analysis data from the database, calculates aggregate scores, and displays a comprehensive overview including sentiment scores, emotion distribution, aspect breakdown, confidence levels, and summary statistics. Users can optionally navigate to detailed views (Aspects, Status Indicator, Posts) or generate a new report. Optional navigations are discussed next.</w:t>
      </w:r>
    </w:p>
    <w:p w14:paraId="239313D3" w14:textId="77777777" w:rsidR="009F6114" w:rsidRDefault="009F6114" w:rsidP="00EC0D70">
      <w:pPr>
        <w:jc w:val="both"/>
        <w:rPr>
          <w:b/>
          <w:bCs/>
          <w:i/>
          <w:iCs/>
          <w:color w:val="000000"/>
        </w:rPr>
      </w:pPr>
      <w:r>
        <w:rPr>
          <w:b/>
          <w:bCs/>
          <w:color w:val="000000"/>
        </w:rPr>
        <w:t>Viewing Analyzed Posts Workflow</w:t>
      </w:r>
    </w:p>
    <w:p w14:paraId="5C6C5274" w14:textId="77777777" w:rsidR="0051276A" w:rsidRDefault="009F6114" w:rsidP="00F424C3">
      <w:pPr>
        <w:keepNext/>
        <w:spacing w:after="0"/>
        <w:jc w:val="center"/>
      </w:pPr>
      <w:r>
        <w:rPr>
          <w:noProof/>
        </w:rPr>
        <w:drawing>
          <wp:inline distT="0" distB="0" distL="0" distR="0" wp14:anchorId="20DA76B2" wp14:editId="66F1EAE8">
            <wp:extent cx="6024074" cy="2917825"/>
            <wp:effectExtent l="0" t="0" r="0" b="3175"/>
            <wp:docPr id="18685612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61219" name="Picture 18"/>
                    <pic:cNvPicPr/>
                  </pic:nvPicPr>
                  <pic:blipFill rotWithShape="1">
                    <a:blip r:embed="rId28" cstate="print">
                      <a:extLst>
                        <a:ext uri="{28A0092B-C50C-407E-A947-70E740481C1C}">
                          <a14:useLocalDpi xmlns:a14="http://schemas.microsoft.com/office/drawing/2010/main" val="0"/>
                        </a:ext>
                      </a:extLst>
                    </a:blip>
                    <a:srcRect l="-114" r="-62"/>
                    <a:stretch>
                      <a:fillRect/>
                    </a:stretch>
                  </pic:blipFill>
                  <pic:spPr bwMode="auto">
                    <a:xfrm>
                      <a:off x="0" y="0"/>
                      <a:ext cx="6025385" cy="2918460"/>
                    </a:xfrm>
                    <a:prstGeom prst="rect">
                      <a:avLst/>
                    </a:prstGeom>
                    <a:ln>
                      <a:noFill/>
                    </a:ln>
                    <a:extLst>
                      <a:ext uri="{53640926-AAD7-44D8-BBD7-CCE9431645EC}">
                        <a14:shadowObscured xmlns:a14="http://schemas.microsoft.com/office/drawing/2010/main"/>
                      </a:ext>
                    </a:extLst>
                  </pic:spPr>
                </pic:pic>
              </a:graphicData>
            </a:graphic>
          </wp:inline>
        </w:drawing>
      </w:r>
    </w:p>
    <w:p w14:paraId="42A40CF3" w14:textId="77777777" w:rsidR="009F6114" w:rsidRDefault="0051276A" w:rsidP="003F26FC">
      <w:pPr>
        <w:pStyle w:val="Caption"/>
      </w:pPr>
      <w:bookmarkStart w:id="136" w:name="_Toc229695702"/>
      <w:r>
        <w:t xml:space="preserve">Figure </w:t>
      </w:r>
      <w:r>
        <w:fldChar w:fldCharType="begin"/>
      </w:r>
      <w:r>
        <w:instrText xml:space="preserve"> SEQ Figure \* ARABIC </w:instrText>
      </w:r>
      <w:r>
        <w:fldChar w:fldCharType="separate"/>
      </w:r>
      <w:r>
        <w:rPr>
          <w:noProof/>
        </w:rPr>
        <w:t>11</w:t>
      </w:r>
      <w:r>
        <w:rPr>
          <w:noProof/>
        </w:rPr>
        <w:fldChar w:fldCharType="end"/>
      </w:r>
      <w:r>
        <w:t>: View Posts Sequence Diagram</w:t>
      </w:r>
      <w:bookmarkEnd w:id="136"/>
    </w:p>
    <w:p w14:paraId="2A9193D4" w14:textId="77777777" w:rsidR="001C4B95" w:rsidRDefault="001C4B95" w:rsidP="005D0EC3">
      <w:pPr>
        <w:jc w:val="both"/>
      </w:pPr>
      <w:r>
        <w:lastRenderedPageBreak/>
        <w:t>The View Posts workflow allows marketing team users to examine individual analyzed posts in detail. After clicking to view analyzed posts from a report, the system retrieves both the post data and associated analysis results from the database.</w:t>
      </w:r>
    </w:p>
    <w:p w14:paraId="2DE105C8" w14:textId="77777777" w:rsidR="001C4B95" w:rsidRDefault="001C4B95" w:rsidP="001C4B95">
      <w:pPr>
        <w:pStyle w:val="Subtitle"/>
        <w:spacing w:after="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highlight w:val="yellow"/>
        </w:rPr>
        <w:t>Viewing Status Indicator of an Analysis Workflow</w:t>
      </w:r>
    </w:p>
    <w:p w14:paraId="2CA7945C" w14:textId="77777777" w:rsidR="001C4B95" w:rsidRDefault="001C4B95" w:rsidP="001C4B95">
      <w:pPr>
        <w:pStyle w:val="Subtitle"/>
        <w:keepNext/>
        <w:spacing w:after="0" w:line="240" w:lineRule="auto"/>
        <w:jc w:val="center"/>
      </w:pPr>
      <w:r>
        <w:rPr>
          <w:rFonts w:ascii="Times New Roman" w:eastAsia="Times New Roman" w:hAnsi="Times New Roman" w:cs="Times New Roman"/>
          <w:b/>
          <w:bCs/>
          <w:i w:val="0"/>
          <w:iCs w:val="0"/>
          <w:noProof/>
          <w:color w:val="000000"/>
        </w:rPr>
        <w:drawing>
          <wp:inline distT="0" distB="0" distL="0" distR="0" wp14:anchorId="3EF4CF6A" wp14:editId="780A3B55">
            <wp:extent cx="5904911" cy="1705636"/>
            <wp:effectExtent l="0" t="0" r="635" b="0"/>
            <wp:docPr id="13777661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66156" name="Picture 1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26223" cy="1711792"/>
                    </a:xfrm>
                    <a:prstGeom prst="rect">
                      <a:avLst/>
                    </a:prstGeom>
                  </pic:spPr>
                </pic:pic>
              </a:graphicData>
            </a:graphic>
          </wp:inline>
        </w:drawing>
      </w:r>
    </w:p>
    <w:p w14:paraId="33F36AEF" w14:textId="77777777" w:rsidR="001C4B95" w:rsidRDefault="001C4B95" w:rsidP="003F26FC">
      <w:pPr>
        <w:pStyle w:val="Caption"/>
        <w:rPr>
          <w:b/>
          <w:bCs/>
          <w:i/>
          <w:iCs/>
          <w:color w:val="000000"/>
        </w:rPr>
      </w:pPr>
      <w:bookmarkStart w:id="137" w:name="_Toc229695703"/>
      <w:r>
        <w:t xml:space="preserve">Figure </w:t>
      </w:r>
      <w:r>
        <w:fldChar w:fldCharType="begin"/>
      </w:r>
      <w:r>
        <w:instrText xml:space="preserve"> SEQ Figure \* ARABIC </w:instrText>
      </w:r>
      <w:r>
        <w:fldChar w:fldCharType="separate"/>
      </w:r>
      <w:r>
        <w:rPr>
          <w:noProof/>
        </w:rPr>
        <w:t>12</w:t>
      </w:r>
      <w:r>
        <w:rPr>
          <w:noProof/>
        </w:rPr>
        <w:fldChar w:fldCharType="end"/>
      </w:r>
      <w:r>
        <w:t>: View Status Indicator Sequence Diagram</w:t>
      </w:r>
      <w:bookmarkEnd w:id="137"/>
    </w:p>
    <w:p w14:paraId="1C5A20AD" w14:textId="77777777" w:rsidR="00A55649" w:rsidRDefault="001C4B95" w:rsidP="00EC0D70">
      <w:pPr>
        <w:jc w:val="both"/>
      </w:pPr>
      <w:r>
        <w:rPr>
          <w:lang w:val="en-US"/>
        </w:rPr>
        <w:t xml:space="preserve">The View Status Indicator workflow provides an aggregated overview of brand sentiment health. When the user clicks on the status indicator card, the system validates the report ID, retrieves all associated analysis data, and calculates key metrics: </w:t>
      </w:r>
      <w:r>
        <w:rPr>
          <w:i/>
          <w:iCs/>
          <w:lang w:val="en-US"/>
        </w:rPr>
        <w:t>aggregate sentiment score</w:t>
      </w:r>
      <w:r>
        <w:rPr>
          <w:lang w:val="en-US"/>
        </w:rPr>
        <w:t xml:space="preserve">, </w:t>
      </w:r>
      <w:r>
        <w:rPr>
          <w:i/>
          <w:iCs/>
          <w:lang w:val="en-US"/>
        </w:rPr>
        <w:t>emotion</w:t>
      </w:r>
      <w:r>
        <w:rPr>
          <w:lang w:val="en-US"/>
        </w:rPr>
        <w:t xml:space="preserve"> </w:t>
      </w:r>
      <w:r>
        <w:rPr>
          <w:i/>
          <w:iCs/>
          <w:lang w:val="en-US"/>
        </w:rPr>
        <w:t>distribution</w:t>
      </w:r>
      <w:r>
        <w:rPr>
          <w:lang w:val="en-US"/>
        </w:rPr>
        <w:t xml:space="preserve">, </w:t>
      </w:r>
      <w:r>
        <w:rPr>
          <w:i/>
          <w:iCs/>
          <w:lang w:val="en-US"/>
        </w:rPr>
        <w:t>dominant emotion</w:t>
      </w:r>
      <w:r>
        <w:rPr>
          <w:lang w:val="en-US"/>
        </w:rPr>
        <w:t>,</w:t>
      </w:r>
      <w:r>
        <w:rPr>
          <w:i/>
          <w:iCs/>
          <w:lang w:val="en-US"/>
        </w:rPr>
        <w:t xml:space="preserve"> top 3 emotions</w:t>
      </w:r>
      <w:r>
        <w:rPr>
          <w:lang w:val="en-US"/>
        </w:rPr>
        <w:t xml:space="preserve">, and </w:t>
      </w:r>
      <w:r>
        <w:rPr>
          <w:i/>
          <w:iCs/>
          <w:lang w:val="en-US"/>
        </w:rPr>
        <w:t>confidence level</w:t>
      </w:r>
      <w:r>
        <w:rPr>
          <w:lang w:val="en-US"/>
        </w:rPr>
        <w:t>. The dashboard then displays these computed metrics.</w:t>
      </w:r>
    </w:p>
    <w:p w14:paraId="48A45C1F" w14:textId="77777777" w:rsidR="000C6CA7" w:rsidRDefault="000C6CA7">
      <w:r>
        <w:br w:type="page"/>
      </w:r>
    </w:p>
    <w:p w14:paraId="646EF1D8" w14:textId="77777777" w:rsidR="001C4B95" w:rsidRDefault="001C4B95" w:rsidP="00A55649">
      <w:pPr>
        <w:jc w:val="both"/>
        <w:rPr>
          <w:b/>
          <w:bCs/>
          <w:i/>
          <w:iCs/>
          <w:color w:val="000000"/>
        </w:rPr>
      </w:pPr>
      <w:r>
        <w:rPr>
          <w:b/>
          <w:bCs/>
          <w:color w:val="000000"/>
        </w:rPr>
        <w:lastRenderedPageBreak/>
        <w:t>Viewing Aspects of an Analysis Workflow</w:t>
      </w:r>
    </w:p>
    <w:p w14:paraId="0F40CA7B" w14:textId="77777777" w:rsidR="00A26661" w:rsidRDefault="00A26661" w:rsidP="00F424C3">
      <w:pPr>
        <w:keepNext/>
        <w:spacing w:after="0"/>
        <w:jc w:val="center"/>
      </w:pPr>
      <w:r>
        <w:rPr>
          <w:noProof/>
        </w:rPr>
        <w:drawing>
          <wp:inline distT="0" distB="0" distL="0" distR="0" wp14:anchorId="304A4022" wp14:editId="0C1DD82E">
            <wp:extent cx="4474738" cy="2985346"/>
            <wp:effectExtent l="0" t="0" r="0" b="0"/>
            <wp:docPr id="11352464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46453" name="Picture 2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74738" cy="2985346"/>
                    </a:xfrm>
                    <a:prstGeom prst="rect">
                      <a:avLst/>
                    </a:prstGeom>
                  </pic:spPr>
                </pic:pic>
              </a:graphicData>
            </a:graphic>
          </wp:inline>
        </w:drawing>
      </w:r>
    </w:p>
    <w:p w14:paraId="43A49073" w14:textId="77777777" w:rsidR="00A26661" w:rsidRDefault="00A26661" w:rsidP="003F26FC">
      <w:pPr>
        <w:pStyle w:val="Caption"/>
      </w:pPr>
      <w:bookmarkStart w:id="138" w:name="_Toc229695704"/>
      <w:r>
        <w:t xml:space="preserve">Figure </w:t>
      </w:r>
      <w:r>
        <w:fldChar w:fldCharType="begin"/>
      </w:r>
      <w:r>
        <w:instrText xml:space="preserve"> SEQ Figure \* ARABIC </w:instrText>
      </w:r>
      <w:r>
        <w:fldChar w:fldCharType="separate"/>
      </w:r>
      <w:r>
        <w:rPr>
          <w:noProof/>
        </w:rPr>
        <w:t>13</w:t>
      </w:r>
      <w:r>
        <w:rPr>
          <w:noProof/>
        </w:rPr>
        <w:fldChar w:fldCharType="end"/>
      </w:r>
      <w:r>
        <w:t>: View Aspects Sequence Diagram</w:t>
      </w:r>
      <w:bookmarkEnd w:id="138"/>
    </w:p>
    <w:p w14:paraId="1B46555C" w14:textId="77777777" w:rsidR="00A26661" w:rsidRDefault="00A26661" w:rsidP="00A26661">
      <w:pPr>
        <w:jc w:val="both"/>
      </w:pPr>
      <w:r>
        <w:rPr>
          <w:lang w:val="en-US"/>
        </w:rPr>
        <w:t>When the user clicks on the aspects card, the system validates the report ID, retrieves aspect analysis data, groups posts by aspect type, and calculates statistics (sentiment scores, emotion distribution, post counts) for each aspect.</w:t>
      </w:r>
    </w:p>
    <w:p w14:paraId="74456C22" w14:textId="77777777" w:rsidR="00A26661" w:rsidRDefault="00A26661" w:rsidP="00A26661">
      <w:pPr>
        <w:pStyle w:val="Subtitle"/>
        <w:spacing w:after="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Reporting an Inaccurate Review Workflow</w:t>
      </w:r>
    </w:p>
    <w:p w14:paraId="265239A8" w14:textId="77777777" w:rsidR="00A26661" w:rsidRDefault="00A26661" w:rsidP="00F424C3">
      <w:pPr>
        <w:keepNext/>
        <w:spacing w:after="0"/>
        <w:jc w:val="center"/>
      </w:pPr>
      <w:r>
        <w:rPr>
          <w:noProof/>
        </w:rPr>
        <w:drawing>
          <wp:inline distT="0" distB="0" distL="0" distR="0" wp14:anchorId="53A33CD4" wp14:editId="7F718377">
            <wp:extent cx="5204054" cy="2260427"/>
            <wp:effectExtent l="0" t="0" r="3175" b="635"/>
            <wp:docPr id="14399872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87238" name="Picture 2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04054" cy="2260427"/>
                    </a:xfrm>
                    <a:prstGeom prst="rect">
                      <a:avLst/>
                    </a:prstGeom>
                  </pic:spPr>
                </pic:pic>
              </a:graphicData>
            </a:graphic>
          </wp:inline>
        </w:drawing>
      </w:r>
    </w:p>
    <w:p w14:paraId="3B7AABB0" w14:textId="77777777" w:rsidR="00A26661" w:rsidRDefault="00A26661" w:rsidP="003F26FC">
      <w:pPr>
        <w:pStyle w:val="Caption"/>
      </w:pPr>
      <w:bookmarkStart w:id="139" w:name="_Toc229695705"/>
      <w:r>
        <w:t xml:space="preserve">Figure </w:t>
      </w:r>
      <w:r>
        <w:fldChar w:fldCharType="begin"/>
      </w:r>
      <w:r>
        <w:instrText xml:space="preserve"> SEQ Figure \* ARABIC </w:instrText>
      </w:r>
      <w:r>
        <w:fldChar w:fldCharType="separate"/>
      </w:r>
      <w:r>
        <w:rPr>
          <w:noProof/>
        </w:rPr>
        <w:t>14</w:t>
      </w:r>
      <w:r>
        <w:rPr>
          <w:noProof/>
        </w:rPr>
        <w:fldChar w:fldCharType="end"/>
      </w:r>
      <w:r>
        <w:t>: Report Inaccurate Review Sequence Diagram</w:t>
      </w:r>
      <w:bookmarkEnd w:id="139"/>
    </w:p>
    <w:p w14:paraId="6C19479E" w14:textId="77777777" w:rsidR="007634BB" w:rsidRDefault="007634BB" w:rsidP="007634BB">
      <w:pPr>
        <w:jc w:val="both"/>
      </w:pPr>
      <w:r>
        <w:rPr>
          <w:lang w:val="en-US"/>
        </w:rPr>
        <w:t>When a user identifies incorrect sentiment analysis on a post, they click "inaccurate analysis," enter a feedback brief explaining the issue, and submit. The system records the feedback (userId, analysisId, brief) in the feedbackRepository for future model improvement and returns confirmation to the user.</w:t>
      </w:r>
    </w:p>
    <w:p w14:paraId="20DD5995" w14:textId="77777777" w:rsidR="007634BB" w:rsidRDefault="007634BB" w:rsidP="007634BB">
      <w:pPr>
        <w:pStyle w:val="Heading3"/>
      </w:pPr>
      <w:bookmarkStart w:id="140" w:name="_Toc215219751"/>
      <w:bookmarkStart w:id="141" w:name="_Toc229695657"/>
      <w:r>
        <w:t>4.2.3 Activity Diagrams</w:t>
      </w:r>
      <w:bookmarkEnd w:id="140"/>
      <w:bookmarkEnd w:id="141"/>
    </w:p>
    <w:p w14:paraId="66C2733B" w14:textId="77777777" w:rsidR="00411DBE" w:rsidRPr="00F424C3" w:rsidRDefault="00BE54C0" w:rsidP="00693C67">
      <w:pPr>
        <w:jc w:val="both"/>
      </w:pPr>
      <w:r>
        <w:rPr>
          <w:lang w:val="en-US"/>
        </w:rPr>
        <w:t>This subsection presents two workflows that represent the system's core data ingestion mechanisms: </w:t>
      </w:r>
      <w:r>
        <w:rPr>
          <w:b/>
          <w:bCs/>
          <w:lang w:val="en-US"/>
        </w:rPr>
        <w:t>Start Analysis</w:t>
      </w:r>
      <w:r>
        <w:rPr>
          <w:lang w:val="en-US"/>
        </w:rPr>
        <w:t> and </w:t>
      </w:r>
      <w:r>
        <w:rPr>
          <w:b/>
          <w:bCs/>
          <w:lang w:val="en-US"/>
        </w:rPr>
        <w:t>Upload Custom Dataset</w:t>
      </w:r>
      <w:r>
        <w:rPr>
          <w:lang w:val="en-US"/>
        </w:rPr>
        <w:t>. These workflows were selected because they represent the two primary entry points for data into the system, one handling social media data collection and analysis, and the other enabling users to analyze manually – or by other means – collected datasets.</w:t>
      </w:r>
    </w:p>
    <w:p w14:paraId="4CCB90EC" w14:textId="77777777" w:rsidR="00BE54C0" w:rsidRPr="00BE54C0" w:rsidRDefault="00BE54C0" w:rsidP="00BE54C0">
      <w:pPr>
        <w:pStyle w:val="Subtitle"/>
        <w:spacing w:after="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lastRenderedPageBreak/>
        <w:t>Sentiment Analysis Workflow</w:t>
      </w:r>
    </w:p>
    <w:p w14:paraId="38839C8E" w14:textId="77777777" w:rsidR="00BE54C0" w:rsidRDefault="00BE54C0" w:rsidP="00F424C3">
      <w:pPr>
        <w:keepNext/>
        <w:spacing w:after="0"/>
        <w:jc w:val="center"/>
      </w:pPr>
      <w:r>
        <w:rPr>
          <w:noProof/>
        </w:rPr>
        <w:drawing>
          <wp:inline distT="0" distB="0" distL="0" distR="0" wp14:anchorId="46A8FF74" wp14:editId="2BBD6B8F">
            <wp:extent cx="4257557" cy="6362700"/>
            <wp:effectExtent l="0" t="0" r="0" b="0"/>
            <wp:docPr id="19721459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rotWithShape="1">
                    <a:blip r:embed="rId32" cstate="print">
                      <a:extLst>
                        <a:ext uri="{28A0092B-C50C-407E-A947-70E740481C1C}">
                          <a14:useLocalDpi xmlns:a14="http://schemas.microsoft.com/office/drawing/2010/main" val="0"/>
                        </a:ext>
                      </a:extLst>
                    </a:blip>
                    <a:srcRect b="3783"/>
                    <a:stretch>
                      <a:fillRect/>
                    </a:stretch>
                  </pic:blipFill>
                  <pic:spPr bwMode="auto">
                    <a:xfrm>
                      <a:off x="0" y="0"/>
                      <a:ext cx="4294041" cy="6417223"/>
                    </a:xfrm>
                    <a:prstGeom prst="rect">
                      <a:avLst/>
                    </a:prstGeom>
                    <a:ln>
                      <a:noFill/>
                    </a:ln>
                    <a:extLst>
                      <a:ext uri="{53640926-AAD7-44D8-BBD7-CCE9431645EC}">
                        <a14:shadowObscured xmlns:a14="http://schemas.microsoft.com/office/drawing/2010/main"/>
                      </a:ext>
                    </a:extLst>
                  </pic:spPr>
                </pic:pic>
              </a:graphicData>
            </a:graphic>
          </wp:inline>
        </w:drawing>
      </w:r>
      <w:r>
        <w:tab/>
      </w:r>
    </w:p>
    <w:p w14:paraId="2C19BFDD" w14:textId="77777777" w:rsidR="00A55649" w:rsidRDefault="00BE54C0" w:rsidP="003F26FC">
      <w:pPr>
        <w:pStyle w:val="Caption"/>
      </w:pPr>
      <w:bookmarkStart w:id="142" w:name="_Toc229695706"/>
      <w:r>
        <w:t xml:space="preserve">Figure </w:t>
      </w:r>
      <w:r>
        <w:fldChar w:fldCharType="begin"/>
      </w:r>
      <w:r>
        <w:instrText xml:space="preserve"> SEQ Figure \* ARABIC </w:instrText>
      </w:r>
      <w:r>
        <w:fldChar w:fldCharType="separate"/>
      </w:r>
      <w:r>
        <w:rPr>
          <w:noProof/>
        </w:rPr>
        <w:t>15</w:t>
      </w:r>
      <w:r>
        <w:rPr>
          <w:noProof/>
        </w:rPr>
        <w:fldChar w:fldCharType="end"/>
      </w:r>
      <w:r>
        <w:t>: Start Analysis Activity Diagram</w:t>
      </w:r>
      <w:bookmarkEnd w:id="142"/>
    </w:p>
    <w:p w14:paraId="72E257AD" w14:textId="77777777" w:rsidR="000C6CA7" w:rsidRDefault="000C6CA7">
      <w:pPr>
        <w:rPr>
          <w:lang w:val="en-US"/>
        </w:rPr>
      </w:pPr>
      <w:r>
        <w:rPr>
          <w:lang w:val="en-US"/>
        </w:rPr>
        <w:br w:type="page"/>
      </w:r>
    </w:p>
    <w:p w14:paraId="704A723E" w14:textId="77777777" w:rsidR="000C6CA7" w:rsidRDefault="000C6CA7" w:rsidP="00BE54C0">
      <w:pPr>
        <w:pStyle w:val="Subtitle"/>
        <w:spacing w:after="0" w:line="240" w:lineRule="auto"/>
        <w:rPr>
          <w:rFonts w:ascii="Times New Roman" w:eastAsia="Times New Roman" w:hAnsi="Times New Roman" w:cs="Times New Roman"/>
          <w:b/>
          <w:bCs/>
          <w:i w:val="0"/>
          <w:iCs w:val="0"/>
          <w:color w:val="000000"/>
        </w:rPr>
      </w:pPr>
    </w:p>
    <w:p w14:paraId="730DB207" w14:textId="77777777" w:rsidR="000C6CA7" w:rsidRDefault="000C6CA7" w:rsidP="00BE54C0">
      <w:pPr>
        <w:pStyle w:val="Subtitle"/>
        <w:spacing w:after="0" w:line="240" w:lineRule="auto"/>
        <w:rPr>
          <w:rFonts w:ascii="Times New Roman" w:eastAsia="Times New Roman" w:hAnsi="Times New Roman" w:cs="Times New Roman"/>
          <w:b/>
          <w:bCs/>
          <w:i w:val="0"/>
          <w:iCs w:val="0"/>
          <w:color w:val="000000"/>
        </w:rPr>
      </w:pPr>
    </w:p>
    <w:p w14:paraId="6F7399F8" w14:textId="77777777" w:rsidR="000C6CA7" w:rsidRDefault="000C6CA7" w:rsidP="00BE54C0">
      <w:pPr>
        <w:pStyle w:val="Subtitle"/>
        <w:spacing w:after="0" w:line="240" w:lineRule="auto"/>
        <w:rPr>
          <w:rFonts w:ascii="Times New Roman" w:eastAsia="Times New Roman" w:hAnsi="Times New Roman" w:cs="Times New Roman"/>
          <w:b/>
          <w:bCs/>
          <w:i w:val="0"/>
          <w:iCs w:val="0"/>
          <w:color w:val="000000"/>
        </w:rPr>
      </w:pPr>
    </w:p>
    <w:p w14:paraId="40E6C0CB" w14:textId="77777777" w:rsidR="000C6CA7" w:rsidRDefault="000C6CA7" w:rsidP="00BE54C0">
      <w:pPr>
        <w:pStyle w:val="Subtitle"/>
        <w:spacing w:after="0" w:line="240" w:lineRule="auto"/>
        <w:rPr>
          <w:rFonts w:ascii="Times New Roman" w:eastAsia="Times New Roman" w:hAnsi="Times New Roman" w:cs="Times New Roman"/>
          <w:b/>
          <w:bCs/>
          <w:i w:val="0"/>
          <w:iCs w:val="0"/>
          <w:color w:val="000000"/>
        </w:rPr>
      </w:pPr>
    </w:p>
    <w:p w14:paraId="6F7F15C4" w14:textId="77777777" w:rsidR="00BE54C0" w:rsidRDefault="00BE54C0" w:rsidP="00BE54C0">
      <w:pPr>
        <w:pStyle w:val="Subtitle"/>
        <w:spacing w:after="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Uploading a Custom Dataset Workflow</w:t>
      </w:r>
    </w:p>
    <w:p w14:paraId="7973013A" w14:textId="77777777" w:rsidR="00BE54C0" w:rsidRDefault="00BE54C0" w:rsidP="00BE54C0">
      <w:pPr>
        <w:keepNext/>
        <w:jc w:val="center"/>
      </w:pPr>
      <w:r>
        <w:rPr>
          <w:noProof/>
        </w:rPr>
        <w:drawing>
          <wp:inline distT="0" distB="0" distL="0" distR="0" wp14:anchorId="74DB9C75" wp14:editId="3C412F39">
            <wp:extent cx="3355975" cy="5583219"/>
            <wp:effectExtent l="0" t="0" r="0" b="5080"/>
            <wp:docPr id="7286227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rotWithShape="1">
                    <a:blip r:embed="rId33" cstate="print">
                      <a:extLst>
                        <a:ext uri="{28A0092B-C50C-407E-A947-70E740481C1C}">
                          <a14:useLocalDpi xmlns:a14="http://schemas.microsoft.com/office/drawing/2010/main" val="0"/>
                        </a:ext>
                      </a:extLst>
                    </a:blip>
                    <a:srcRect b="2953"/>
                    <a:stretch>
                      <a:fillRect/>
                    </a:stretch>
                  </pic:blipFill>
                  <pic:spPr bwMode="auto">
                    <a:xfrm>
                      <a:off x="0" y="0"/>
                      <a:ext cx="3377567" cy="5619141"/>
                    </a:xfrm>
                    <a:prstGeom prst="rect">
                      <a:avLst/>
                    </a:prstGeom>
                    <a:ln>
                      <a:noFill/>
                    </a:ln>
                    <a:extLst>
                      <a:ext uri="{53640926-AAD7-44D8-BBD7-CCE9431645EC}">
                        <a14:shadowObscured xmlns:a14="http://schemas.microsoft.com/office/drawing/2010/main"/>
                      </a:ext>
                    </a:extLst>
                  </pic:spPr>
                </pic:pic>
              </a:graphicData>
            </a:graphic>
          </wp:inline>
        </w:drawing>
      </w:r>
    </w:p>
    <w:p w14:paraId="4C030608" w14:textId="77777777" w:rsidR="00A55649" w:rsidRDefault="00BE54C0" w:rsidP="00FB56BD">
      <w:pPr>
        <w:pStyle w:val="Caption"/>
      </w:pPr>
      <w:bookmarkStart w:id="143" w:name="_Toc229695707"/>
      <w:r>
        <w:t xml:space="preserve">Figure </w:t>
      </w:r>
      <w:r>
        <w:fldChar w:fldCharType="begin"/>
      </w:r>
      <w:r>
        <w:instrText xml:space="preserve"> SEQ Figure \* ARABIC </w:instrText>
      </w:r>
      <w:r>
        <w:fldChar w:fldCharType="separate"/>
      </w:r>
      <w:r>
        <w:rPr>
          <w:noProof/>
        </w:rPr>
        <w:t>16</w:t>
      </w:r>
      <w:r>
        <w:rPr>
          <w:noProof/>
        </w:rPr>
        <w:fldChar w:fldCharType="end"/>
      </w:r>
      <w:r>
        <w:t>: Upload Custom Dataset Activity Diagram</w:t>
      </w:r>
      <w:bookmarkEnd w:id="143"/>
    </w:p>
    <w:p w14:paraId="2B0B3367" w14:textId="77777777" w:rsidR="005B16E3" w:rsidRDefault="005B16E3">
      <w:pPr>
        <w:rPr>
          <w:lang w:val="en-US"/>
        </w:rPr>
      </w:pPr>
      <w:r>
        <w:rPr>
          <w:lang w:val="en-US"/>
        </w:rPr>
        <w:br w:type="page"/>
      </w:r>
    </w:p>
    <w:p w14:paraId="67BFCFBB" w14:textId="77777777" w:rsidR="000C6CA7" w:rsidRDefault="000C6CA7" w:rsidP="001C4E73"/>
    <w:p w14:paraId="4491268E" w14:textId="77777777" w:rsidR="000C6CA7" w:rsidRDefault="000C6CA7" w:rsidP="001C4E73"/>
    <w:p w14:paraId="0F80E576" w14:textId="77777777" w:rsidR="001C4E73" w:rsidRDefault="001C4E73" w:rsidP="001C4E73">
      <w:pPr>
        <w:pStyle w:val="Heading3"/>
        <w:spacing w:before="0" w:after="240"/>
      </w:pPr>
      <w:bookmarkStart w:id="144" w:name="_Toc229695658"/>
      <w:r>
        <w:t>4.2.4 Entity-Relationship Diagram</w:t>
      </w:r>
      <w:bookmarkEnd w:id="144"/>
    </w:p>
    <w:p w14:paraId="5EEFAB78" w14:textId="77777777" w:rsidR="00197B2D" w:rsidRDefault="001C4E73" w:rsidP="0004521C">
      <w:pPr>
        <w:keepNext/>
        <w:spacing w:after="0"/>
        <w:jc w:val="center"/>
      </w:pPr>
      <w:r>
        <w:rPr>
          <w:noProof/>
        </w:rPr>
        <w:drawing>
          <wp:inline distT="0" distB="0" distL="0" distR="0" wp14:anchorId="07ED3ECC" wp14:editId="115F6923">
            <wp:extent cx="6410527" cy="4415790"/>
            <wp:effectExtent l="0" t="0" r="3175" b="3810"/>
            <wp:docPr id="56524129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41296" name="Picture 38"/>
                    <pic:cNvPicPr/>
                  </pic:nvPicPr>
                  <pic:blipFill rotWithShape="1">
                    <a:blip r:embed="rId34" cstate="print">
                      <a:extLst>
                        <a:ext uri="{28A0092B-C50C-407E-A947-70E740481C1C}">
                          <a14:useLocalDpi xmlns:a14="http://schemas.microsoft.com/office/drawing/2010/main" val="0"/>
                        </a:ext>
                      </a:extLst>
                    </a:blip>
                    <a:srcRect l="411" t="-1" r="861" b="1195"/>
                    <a:stretch>
                      <a:fillRect/>
                    </a:stretch>
                  </pic:blipFill>
                  <pic:spPr bwMode="auto">
                    <a:xfrm>
                      <a:off x="0" y="0"/>
                      <a:ext cx="6434399" cy="4432234"/>
                    </a:xfrm>
                    <a:prstGeom prst="rect">
                      <a:avLst/>
                    </a:prstGeom>
                    <a:ln>
                      <a:noFill/>
                    </a:ln>
                    <a:extLst>
                      <a:ext uri="{53640926-AAD7-44D8-BBD7-CCE9431645EC}">
                        <a14:shadowObscured xmlns:a14="http://schemas.microsoft.com/office/drawing/2010/main"/>
                      </a:ext>
                    </a:extLst>
                  </pic:spPr>
                </pic:pic>
              </a:graphicData>
            </a:graphic>
          </wp:inline>
        </w:drawing>
      </w:r>
    </w:p>
    <w:p w14:paraId="2B91FF00" w14:textId="77777777" w:rsidR="001C4E73" w:rsidRDefault="00197B2D" w:rsidP="00197B2D">
      <w:pPr>
        <w:pStyle w:val="Caption"/>
      </w:pPr>
      <w:bookmarkStart w:id="145" w:name="_Toc229695708"/>
      <w:r>
        <w:t xml:space="preserve">Figure </w:t>
      </w:r>
      <w:r>
        <w:fldChar w:fldCharType="begin"/>
      </w:r>
      <w:r>
        <w:instrText xml:space="preserve"> SEQ Figure \* ARABIC </w:instrText>
      </w:r>
      <w:r>
        <w:fldChar w:fldCharType="separate"/>
      </w:r>
      <w:r>
        <w:rPr>
          <w:noProof/>
        </w:rPr>
        <w:t>17</w:t>
      </w:r>
      <w:r>
        <w:fldChar w:fldCharType="end"/>
      </w:r>
      <w:r>
        <w:t>: Entity-Relationship Diagram</w:t>
      </w:r>
      <w:bookmarkEnd w:id="145"/>
    </w:p>
    <w:p w14:paraId="1AF065C4" w14:textId="77777777" w:rsidR="005B16E3" w:rsidRDefault="005B16E3" w:rsidP="001C4E73"/>
    <w:p w14:paraId="137CBD9D" w14:textId="77777777" w:rsidR="005B16E3" w:rsidRDefault="005B16E3" w:rsidP="001C4E73"/>
    <w:p w14:paraId="3382E65C" w14:textId="77777777" w:rsidR="001C4E73" w:rsidRDefault="001C4E73" w:rsidP="001C4E73">
      <w:pPr>
        <w:pStyle w:val="Heading3"/>
        <w:spacing w:before="0" w:after="240"/>
      </w:pPr>
      <w:bookmarkStart w:id="146" w:name="_Toc229695659"/>
      <w:r>
        <w:lastRenderedPageBreak/>
        <w:t>4.2.5 Relational Model</w:t>
      </w:r>
      <w:bookmarkEnd w:id="146"/>
    </w:p>
    <w:p w14:paraId="3FCC2559" w14:textId="77777777" w:rsidR="00197B2D" w:rsidRDefault="001C4E73" w:rsidP="00197B2D">
      <w:pPr>
        <w:keepNext/>
        <w:spacing w:after="0"/>
        <w:jc w:val="center"/>
      </w:pPr>
      <w:r>
        <w:rPr>
          <w:noProof/>
        </w:rPr>
        <w:drawing>
          <wp:inline distT="0" distB="0" distL="0" distR="0" wp14:anchorId="727D108F" wp14:editId="21D539F9">
            <wp:extent cx="5690048" cy="6586713"/>
            <wp:effectExtent l="0" t="0" r="0" b="5080"/>
            <wp:docPr id="163758761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87612" name="Picture 3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90048" cy="6586713"/>
                    </a:xfrm>
                    <a:prstGeom prst="rect">
                      <a:avLst/>
                    </a:prstGeom>
                  </pic:spPr>
                </pic:pic>
              </a:graphicData>
            </a:graphic>
          </wp:inline>
        </w:drawing>
      </w:r>
    </w:p>
    <w:p w14:paraId="15C19D94" w14:textId="77777777" w:rsidR="001C4E73" w:rsidRDefault="00197B2D" w:rsidP="00197B2D">
      <w:pPr>
        <w:pStyle w:val="Caption"/>
      </w:pPr>
      <w:bookmarkStart w:id="147" w:name="_Toc229695709"/>
      <w:r>
        <w:t xml:space="preserve">Figure </w:t>
      </w:r>
      <w:r>
        <w:fldChar w:fldCharType="begin"/>
      </w:r>
      <w:r>
        <w:instrText xml:space="preserve"> SEQ Figure \* ARABIC </w:instrText>
      </w:r>
      <w:r>
        <w:fldChar w:fldCharType="separate"/>
      </w:r>
      <w:r>
        <w:rPr>
          <w:noProof/>
        </w:rPr>
        <w:t>18</w:t>
      </w:r>
      <w:r>
        <w:fldChar w:fldCharType="end"/>
      </w:r>
      <w:r>
        <w:t>: Relational Model</w:t>
      </w:r>
      <w:bookmarkEnd w:id="147"/>
    </w:p>
    <w:p w14:paraId="3FC6ECDD" w14:textId="77777777" w:rsidR="005B16E3" w:rsidRDefault="005B16E3">
      <w:pPr>
        <w:rPr>
          <w:lang w:val="en-US"/>
        </w:rPr>
      </w:pPr>
      <w:r>
        <w:rPr>
          <w:lang w:val="en-US"/>
        </w:rPr>
        <w:br w:type="page"/>
      </w:r>
    </w:p>
    <w:p w14:paraId="4D79B9AB" w14:textId="77777777" w:rsidR="00C91089" w:rsidRDefault="00C91089" w:rsidP="00C91089">
      <w:pPr>
        <w:pStyle w:val="Heading3"/>
      </w:pPr>
      <w:bookmarkStart w:id="148" w:name="_Toc215219752"/>
      <w:bookmarkStart w:id="149" w:name="_Toc229695660"/>
      <w:r>
        <w:lastRenderedPageBreak/>
        <w:t>4.2.6 UI Mockups</w:t>
      </w:r>
      <w:bookmarkEnd w:id="148"/>
      <w:bookmarkEnd w:id="149"/>
    </w:p>
    <w:p w14:paraId="51D4B7BA" w14:textId="77777777" w:rsidR="00C91089" w:rsidRDefault="00C91089" w:rsidP="00C91089">
      <w:pPr>
        <w:keepNext/>
        <w:spacing w:after="0"/>
        <w:jc w:val="center"/>
      </w:pPr>
      <w:r>
        <w:rPr>
          <w:noProof/>
        </w:rPr>
        <w:drawing>
          <wp:inline distT="0" distB="0" distL="0" distR="0" wp14:anchorId="3D7D8487" wp14:editId="3052BD71">
            <wp:extent cx="5623861" cy="3566145"/>
            <wp:effectExtent l="19050" t="19050" r="15240" b="15875"/>
            <wp:docPr id="10521675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67502" name="Picture 28"/>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623861" cy="3566145"/>
                    </a:xfrm>
                    <a:prstGeom prst="rect">
                      <a:avLst/>
                    </a:prstGeom>
                    <a:noFill/>
                    <a:ln>
                      <a:solidFill>
                        <a:schemeClr val="tx1"/>
                      </a:solidFill>
                    </a:ln>
                  </pic:spPr>
                </pic:pic>
              </a:graphicData>
            </a:graphic>
          </wp:inline>
        </w:drawing>
      </w:r>
    </w:p>
    <w:p w14:paraId="689935E8" w14:textId="77777777" w:rsidR="00C91089" w:rsidRDefault="00C91089" w:rsidP="00C91089">
      <w:pPr>
        <w:pStyle w:val="Caption"/>
        <w:rPr>
          <w:b/>
          <w:bCs/>
          <w:color w:val="000000"/>
          <w:sz w:val="32"/>
          <w:szCs w:val="32"/>
        </w:rPr>
      </w:pPr>
      <w:bookmarkStart w:id="150" w:name="_Toc229695710"/>
      <w:r>
        <w:t xml:space="preserve">Figure </w:t>
      </w:r>
      <w:r>
        <w:fldChar w:fldCharType="begin"/>
      </w:r>
      <w:r>
        <w:instrText xml:space="preserve"> SEQ Figure \* ARABIC </w:instrText>
      </w:r>
      <w:r>
        <w:fldChar w:fldCharType="separate"/>
      </w:r>
      <w:r>
        <w:rPr>
          <w:noProof/>
        </w:rPr>
        <w:t>19</w:t>
      </w:r>
      <w:r>
        <w:fldChar w:fldCharType="end"/>
      </w:r>
      <w:r>
        <w:t>: Main Dashboard View</w:t>
      </w:r>
      <w:bookmarkEnd w:id="150"/>
    </w:p>
    <w:p w14:paraId="58B5EF3B" w14:textId="77777777" w:rsidR="00C91089" w:rsidRDefault="00C91089" w:rsidP="00EF18F9">
      <w:pPr>
        <w:spacing w:after="0"/>
        <w:jc w:val="center"/>
      </w:pPr>
      <w:r>
        <w:rPr>
          <w:noProof/>
        </w:rPr>
        <w:drawing>
          <wp:inline distT="0" distB="0" distL="0" distR="0" wp14:anchorId="20F6106F" wp14:editId="68EE879B">
            <wp:extent cx="5498881" cy="3482123"/>
            <wp:effectExtent l="19050" t="19050" r="26035" b="23495"/>
            <wp:docPr id="7590322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32224" name="Picture 29"/>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16489" cy="3493273"/>
                    </a:xfrm>
                    <a:prstGeom prst="rect">
                      <a:avLst/>
                    </a:prstGeom>
                    <a:noFill/>
                    <a:ln>
                      <a:solidFill>
                        <a:schemeClr val="tx1"/>
                      </a:solidFill>
                    </a:ln>
                  </pic:spPr>
                </pic:pic>
              </a:graphicData>
            </a:graphic>
          </wp:inline>
        </w:drawing>
      </w:r>
    </w:p>
    <w:p w14:paraId="56A77E21" w14:textId="77777777" w:rsidR="00C91089" w:rsidRDefault="00C91089" w:rsidP="00C91089">
      <w:pPr>
        <w:pStyle w:val="Caption"/>
      </w:pPr>
      <w:bookmarkStart w:id="151" w:name="_Toc229695711"/>
      <w:r>
        <w:t xml:space="preserve">Figure </w:t>
      </w:r>
      <w:r>
        <w:fldChar w:fldCharType="begin"/>
      </w:r>
      <w:r>
        <w:instrText xml:space="preserve"> SEQ Figure \* ARABIC </w:instrText>
      </w:r>
      <w:r>
        <w:fldChar w:fldCharType="separate"/>
      </w:r>
      <w:r>
        <w:rPr>
          <w:noProof/>
        </w:rPr>
        <w:t>20</w:t>
      </w:r>
      <w:r>
        <w:fldChar w:fldCharType="end"/>
      </w:r>
      <w:r>
        <w:t>: Start Analysis View</w:t>
      </w:r>
      <w:bookmarkEnd w:id="151"/>
    </w:p>
    <w:p w14:paraId="729E8DB4" w14:textId="77777777" w:rsidR="005B16E3" w:rsidRPr="005B16E3" w:rsidRDefault="005B16E3" w:rsidP="005B16E3">
      <w:pPr>
        <w:rPr>
          <w:lang w:val="en-US"/>
        </w:rPr>
      </w:pPr>
      <w:r>
        <w:rPr>
          <w:lang w:val="en-US"/>
        </w:rPr>
        <w:br w:type="page"/>
      </w:r>
    </w:p>
    <w:p w14:paraId="47AF2ACD" w14:textId="77777777" w:rsidR="00C91089" w:rsidRDefault="00C91089" w:rsidP="00EF18F9">
      <w:pPr>
        <w:spacing w:after="0"/>
        <w:jc w:val="center"/>
      </w:pPr>
      <w:r>
        <w:rPr>
          <w:noProof/>
        </w:rPr>
        <w:lastRenderedPageBreak/>
        <w:drawing>
          <wp:inline distT="0" distB="0" distL="0" distR="0" wp14:anchorId="30F77133" wp14:editId="7DE02A59">
            <wp:extent cx="5593474" cy="3536743"/>
            <wp:effectExtent l="19050" t="19050" r="26670" b="26035"/>
            <wp:docPr id="103902996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29961" name="Picture 30"/>
                    <pic:cNvPicPr>
                      <a:picLocks noChangeAspect="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99703" cy="3540681"/>
                    </a:xfrm>
                    <a:prstGeom prst="rect">
                      <a:avLst/>
                    </a:prstGeom>
                    <a:noFill/>
                    <a:ln>
                      <a:solidFill>
                        <a:schemeClr val="tx1"/>
                      </a:solidFill>
                    </a:ln>
                  </pic:spPr>
                </pic:pic>
              </a:graphicData>
            </a:graphic>
          </wp:inline>
        </w:drawing>
      </w:r>
    </w:p>
    <w:p w14:paraId="2609D06B" w14:textId="77777777" w:rsidR="00C91089" w:rsidRDefault="00C91089" w:rsidP="00C91089">
      <w:pPr>
        <w:pStyle w:val="Caption"/>
      </w:pPr>
      <w:bookmarkStart w:id="152" w:name="_Toc229695712"/>
      <w:r>
        <w:t xml:space="preserve">Figure </w:t>
      </w:r>
      <w:r>
        <w:fldChar w:fldCharType="begin"/>
      </w:r>
      <w:r>
        <w:instrText xml:space="preserve"> SEQ Figure \* ARABIC </w:instrText>
      </w:r>
      <w:r>
        <w:fldChar w:fldCharType="separate"/>
      </w:r>
      <w:r>
        <w:rPr>
          <w:noProof/>
        </w:rPr>
        <w:t>21</w:t>
      </w:r>
      <w:r>
        <w:fldChar w:fldCharType="end"/>
      </w:r>
      <w:r>
        <w:t>: View Reports History View</w:t>
      </w:r>
      <w:bookmarkEnd w:id="152"/>
    </w:p>
    <w:p w14:paraId="618D5975" w14:textId="77777777" w:rsidR="00C91089" w:rsidRDefault="00C91089" w:rsidP="00C91089">
      <w:pPr>
        <w:keepNext/>
        <w:spacing w:after="0"/>
        <w:jc w:val="center"/>
      </w:pPr>
      <w:r>
        <w:rPr>
          <w:noProof/>
        </w:rPr>
        <w:drawing>
          <wp:inline distT="0" distB="0" distL="0" distR="0" wp14:anchorId="3878E2E9" wp14:editId="1642DCCE">
            <wp:extent cx="5594571" cy="3534366"/>
            <wp:effectExtent l="19050" t="19050" r="25400" b="28575"/>
            <wp:docPr id="5275914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91486" name="Picture 31"/>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7643" cy="3548941"/>
                    </a:xfrm>
                    <a:prstGeom prst="rect">
                      <a:avLst/>
                    </a:prstGeom>
                    <a:noFill/>
                    <a:ln>
                      <a:solidFill>
                        <a:schemeClr val="tx1"/>
                      </a:solidFill>
                    </a:ln>
                  </pic:spPr>
                </pic:pic>
              </a:graphicData>
            </a:graphic>
          </wp:inline>
        </w:drawing>
      </w:r>
    </w:p>
    <w:p w14:paraId="06ADCD60" w14:textId="77777777" w:rsidR="00C91089" w:rsidRDefault="00C91089" w:rsidP="00C91089">
      <w:pPr>
        <w:pStyle w:val="Caption"/>
      </w:pPr>
      <w:bookmarkStart w:id="153" w:name="_Toc229695713"/>
      <w:r>
        <w:t xml:space="preserve">Figure </w:t>
      </w:r>
      <w:r>
        <w:fldChar w:fldCharType="begin"/>
      </w:r>
      <w:r>
        <w:instrText xml:space="preserve"> SEQ Figure \* ARABIC </w:instrText>
      </w:r>
      <w:r>
        <w:fldChar w:fldCharType="separate"/>
      </w:r>
      <w:r>
        <w:rPr>
          <w:noProof/>
        </w:rPr>
        <w:t>22</w:t>
      </w:r>
      <w:r>
        <w:fldChar w:fldCharType="end"/>
      </w:r>
      <w:r>
        <w:t>: Brand Management View</w:t>
      </w:r>
      <w:bookmarkEnd w:id="153"/>
    </w:p>
    <w:p w14:paraId="54AC969E" w14:textId="77777777" w:rsidR="005B16E3" w:rsidRPr="005B16E3" w:rsidRDefault="005B16E3" w:rsidP="005B16E3">
      <w:pPr>
        <w:rPr>
          <w:lang w:val="en-US"/>
        </w:rPr>
      </w:pPr>
      <w:r>
        <w:rPr>
          <w:lang w:val="en-US"/>
        </w:rPr>
        <w:br w:type="page"/>
      </w:r>
    </w:p>
    <w:p w14:paraId="7C1B14D2" w14:textId="77777777" w:rsidR="00C91089" w:rsidRDefault="00C91089" w:rsidP="00C91089">
      <w:pPr>
        <w:keepNext/>
        <w:spacing w:after="0"/>
        <w:jc w:val="center"/>
      </w:pPr>
      <w:r>
        <w:rPr>
          <w:noProof/>
        </w:rPr>
        <w:lastRenderedPageBreak/>
        <w:drawing>
          <wp:inline distT="0" distB="0" distL="0" distR="0" wp14:anchorId="773C2385" wp14:editId="46C40487">
            <wp:extent cx="5412759" cy="3437270"/>
            <wp:effectExtent l="19050" t="19050" r="16510" b="10795"/>
            <wp:docPr id="14266781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78158" name="Picture 32"/>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30420" cy="3448485"/>
                    </a:xfrm>
                    <a:prstGeom prst="rect">
                      <a:avLst/>
                    </a:prstGeom>
                    <a:noFill/>
                    <a:ln>
                      <a:solidFill>
                        <a:schemeClr val="tx1"/>
                      </a:solidFill>
                    </a:ln>
                  </pic:spPr>
                </pic:pic>
              </a:graphicData>
            </a:graphic>
          </wp:inline>
        </w:drawing>
      </w:r>
    </w:p>
    <w:p w14:paraId="35FAABEF" w14:textId="77777777" w:rsidR="00C91089" w:rsidRPr="00C91089" w:rsidRDefault="00C91089" w:rsidP="00C91089">
      <w:pPr>
        <w:pStyle w:val="Caption"/>
      </w:pPr>
      <w:bookmarkStart w:id="154" w:name="_Toc229695714"/>
      <w:r>
        <w:t xml:space="preserve">Figure </w:t>
      </w:r>
      <w:r>
        <w:fldChar w:fldCharType="begin"/>
      </w:r>
      <w:r>
        <w:instrText xml:space="preserve"> SEQ Figure \* ARABIC </w:instrText>
      </w:r>
      <w:r>
        <w:fldChar w:fldCharType="separate"/>
      </w:r>
      <w:r>
        <w:rPr>
          <w:noProof/>
        </w:rPr>
        <w:t>23</w:t>
      </w:r>
      <w:r>
        <w:fldChar w:fldCharType="end"/>
      </w:r>
      <w:r>
        <w:t>: View Result View</w:t>
      </w:r>
      <w:bookmarkEnd w:id="154"/>
    </w:p>
    <w:p w14:paraId="6CA2BC06" w14:textId="77777777" w:rsidR="00C91089" w:rsidRDefault="00C91089" w:rsidP="00C91089">
      <w:pPr>
        <w:keepNext/>
        <w:spacing w:after="0"/>
        <w:jc w:val="center"/>
      </w:pPr>
      <w:r>
        <w:rPr>
          <w:noProof/>
        </w:rPr>
        <w:drawing>
          <wp:inline distT="0" distB="0" distL="0" distR="0" wp14:anchorId="4EB74D92" wp14:editId="2DE86052">
            <wp:extent cx="5440055" cy="3439737"/>
            <wp:effectExtent l="19050" t="19050" r="27305" b="27940"/>
            <wp:docPr id="173915106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51065" name="Picture 33"/>
                    <pic:cNvPicPr>
                      <a:picLocks noChangeAspect="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62192" cy="3453734"/>
                    </a:xfrm>
                    <a:prstGeom prst="rect">
                      <a:avLst/>
                    </a:prstGeom>
                    <a:noFill/>
                    <a:ln>
                      <a:solidFill>
                        <a:schemeClr val="tx1"/>
                      </a:solidFill>
                    </a:ln>
                  </pic:spPr>
                </pic:pic>
              </a:graphicData>
            </a:graphic>
          </wp:inline>
        </w:drawing>
      </w:r>
    </w:p>
    <w:p w14:paraId="3A1427F8" w14:textId="77777777" w:rsidR="00C91089" w:rsidRDefault="00C91089" w:rsidP="00C91089">
      <w:pPr>
        <w:pStyle w:val="Caption"/>
      </w:pPr>
      <w:bookmarkStart w:id="155" w:name="_Toc229695715"/>
      <w:r>
        <w:t xml:space="preserve">Figure </w:t>
      </w:r>
      <w:r>
        <w:fldChar w:fldCharType="begin"/>
      </w:r>
      <w:r>
        <w:instrText xml:space="preserve"> SEQ Figure \* ARABIC </w:instrText>
      </w:r>
      <w:r>
        <w:fldChar w:fldCharType="separate"/>
      </w:r>
      <w:r>
        <w:rPr>
          <w:noProof/>
        </w:rPr>
        <w:t>24</w:t>
      </w:r>
      <w:r>
        <w:fldChar w:fldCharType="end"/>
      </w:r>
      <w:r>
        <w:t>: View Posts View</w:t>
      </w:r>
      <w:bookmarkEnd w:id="155"/>
    </w:p>
    <w:p w14:paraId="324E1D40" w14:textId="77777777" w:rsidR="005B16E3" w:rsidRPr="005B16E3" w:rsidRDefault="005B16E3" w:rsidP="005B16E3">
      <w:pPr>
        <w:rPr>
          <w:lang w:val="en-US"/>
        </w:rPr>
      </w:pPr>
      <w:r>
        <w:rPr>
          <w:lang w:val="en-US"/>
        </w:rPr>
        <w:br w:type="page"/>
      </w:r>
    </w:p>
    <w:p w14:paraId="79C4F704" w14:textId="77777777" w:rsidR="00C91089" w:rsidRDefault="00C91089" w:rsidP="00C91089">
      <w:pPr>
        <w:keepNext/>
        <w:spacing w:after="0"/>
        <w:jc w:val="center"/>
      </w:pPr>
      <w:r>
        <w:rPr>
          <w:noProof/>
        </w:rPr>
        <w:lastRenderedPageBreak/>
        <w:drawing>
          <wp:inline distT="0" distB="0" distL="0" distR="0" wp14:anchorId="0E593A5A" wp14:editId="411DC3AB">
            <wp:extent cx="5276281" cy="3341164"/>
            <wp:effectExtent l="19050" t="19050" r="19685" b="12065"/>
            <wp:docPr id="65582518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25185" name="Picture 34"/>
                    <pic:cNvPicPr>
                      <a:picLocks noChangeAspect="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94077" cy="3352433"/>
                    </a:xfrm>
                    <a:prstGeom prst="rect">
                      <a:avLst/>
                    </a:prstGeom>
                    <a:noFill/>
                    <a:ln>
                      <a:solidFill>
                        <a:schemeClr val="tx1"/>
                      </a:solidFill>
                    </a:ln>
                  </pic:spPr>
                </pic:pic>
              </a:graphicData>
            </a:graphic>
          </wp:inline>
        </w:drawing>
      </w:r>
    </w:p>
    <w:p w14:paraId="14453B55" w14:textId="77777777" w:rsidR="00C91089" w:rsidRDefault="00C91089" w:rsidP="00C91089">
      <w:pPr>
        <w:pStyle w:val="Caption"/>
      </w:pPr>
      <w:bookmarkStart w:id="156" w:name="_Toc229695716"/>
      <w:r>
        <w:t xml:space="preserve">Figure </w:t>
      </w:r>
      <w:r>
        <w:fldChar w:fldCharType="begin"/>
      </w:r>
      <w:r>
        <w:instrText xml:space="preserve"> SEQ Figure \* ARABIC </w:instrText>
      </w:r>
      <w:r>
        <w:fldChar w:fldCharType="separate"/>
      </w:r>
      <w:r>
        <w:rPr>
          <w:noProof/>
        </w:rPr>
        <w:t>25</w:t>
      </w:r>
      <w:r>
        <w:fldChar w:fldCharType="end"/>
      </w:r>
      <w:r>
        <w:t>: View Aspects View</w:t>
      </w:r>
      <w:bookmarkEnd w:id="156"/>
    </w:p>
    <w:p w14:paraId="3F01EE7E" w14:textId="77777777" w:rsidR="00C91089" w:rsidRDefault="00C91089" w:rsidP="00C91089">
      <w:pPr>
        <w:keepNext/>
        <w:spacing w:after="0"/>
        <w:jc w:val="center"/>
      </w:pPr>
      <w:r>
        <w:rPr>
          <w:noProof/>
        </w:rPr>
        <w:drawing>
          <wp:inline distT="0" distB="0" distL="0" distR="0" wp14:anchorId="11929AB2" wp14:editId="68D15103">
            <wp:extent cx="5221691" cy="3306595"/>
            <wp:effectExtent l="19050" t="19050" r="17145" b="27305"/>
            <wp:docPr id="4503848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8487" name="Picture 35"/>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43524" cy="3320421"/>
                    </a:xfrm>
                    <a:prstGeom prst="rect">
                      <a:avLst/>
                    </a:prstGeom>
                    <a:noFill/>
                    <a:ln>
                      <a:solidFill>
                        <a:schemeClr val="tx1"/>
                      </a:solidFill>
                    </a:ln>
                  </pic:spPr>
                </pic:pic>
              </a:graphicData>
            </a:graphic>
          </wp:inline>
        </w:drawing>
      </w:r>
    </w:p>
    <w:p w14:paraId="48271D9B" w14:textId="77777777" w:rsidR="00C91089" w:rsidRPr="00C91089" w:rsidRDefault="00C91089" w:rsidP="00C91089">
      <w:pPr>
        <w:pStyle w:val="Caption"/>
      </w:pPr>
      <w:bookmarkStart w:id="157" w:name="_Toc229695717"/>
      <w:r>
        <w:t xml:space="preserve">Figure </w:t>
      </w:r>
      <w:r>
        <w:fldChar w:fldCharType="begin"/>
      </w:r>
      <w:r>
        <w:instrText xml:space="preserve"> SEQ Figure \* ARABIC </w:instrText>
      </w:r>
      <w:r>
        <w:fldChar w:fldCharType="separate"/>
      </w:r>
      <w:r>
        <w:rPr>
          <w:noProof/>
        </w:rPr>
        <w:t>26</w:t>
      </w:r>
      <w:r>
        <w:fldChar w:fldCharType="end"/>
      </w:r>
      <w:r>
        <w:t>: View Status Indicator View</w:t>
      </w:r>
      <w:bookmarkEnd w:id="157"/>
    </w:p>
    <w:p w14:paraId="1FA7A83D" w14:textId="77777777" w:rsidR="00C91089" w:rsidRPr="00C91089" w:rsidRDefault="00C91089" w:rsidP="00C91089">
      <w:pPr>
        <w:rPr>
          <w:lang w:val="en-US"/>
        </w:rPr>
      </w:pPr>
    </w:p>
    <w:p w14:paraId="7DEDF955" w14:textId="77777777" w:rsidR="00A21DD0" w:rsidRPr="00244D8B" w:rsidRDefault="005B16E3" w:rsidP="00244D8B">
      <w:r>
        <w:br w:type="page"/>
      </w:r>
    </w:p>
    <w:p w14:paraId="2D833588" w14:textId="77777777" w:rsidR="000D672E" w:rsidRDefault="00611FB5">
      <w:pPr>
        <w:pStyle w:val="Heading1"/>
        <w:spacing w:after="240"/>
      </w:pPr>
      <w:bookmarkStart w:id="158" w:name="_Toc229695661"/>
      <w:r>
        <w:lastRenderedPageBreak/>
        <w:t>Chapter 5: Evaluation of Selected Large Language Models</w:t>
      </w:r>
      <w:bookmarkEnd w:id="158"/>
    </w:p>
    <w:p w14:paraId="1DA95B6E" w14:textId="77777777" w:rsidR="000D672E" w:rsidRDefault="1626D3F6">
      <w:pPr>
        <w:spacing w:after="120"/>
        <w:jc w:val="both"/>
      </w:pPr>
      <w:r>
        <w:rPr>
          <w:lang w:val="en-US"/>
        </w:rPr>
        <w:t>This chapter reports the empirical evaluation of the three open-weight large language models — Llama 3.3 70B Instruct, gpt-oss-120B, and Qwen2.5-72B-Instruct — on the Hawa sentiment-analysis task. Each model is assessed under three prompting regimes (zero-shot, static few-shot, and retrieved few-shot) over a manually labelled English social-media control set of 400 posts. Quality is measured along four label dimensions of the Hawa schema: relevance, sentiment score, emotion, and aspect. Cells are compared on the intersection set of 261 posts that every model judged relevant, and the statistical significance of pairwise differences is established with paired bootstrap confidence intervals on score regression and McNemar exact tests on classification.</w:t>
      </w:r>
    </w:p>
    <w:p w14:paraId="05254735" w14:textId="77777777" w:rsidR="000D672E" w:rsidRDefault="00611FB5">
      <w:pPr>
        <w:pStyle w:val="Heading2"/>
        <w:spacing w:before="280" w:after="160"/>
      </w:pPr>
      <w:bookmarkStart w:id="159" w:name="_Toc229695662"/>
      <w:r>
        <w:rPr>
          <w:color w:val="000000"/>
        </w:rPr>
        <w:t>5.1 Benchmark Design</w:t>
      </w:r>
      <w:bookmarkEnd w:id="159"/>
    </w:p>
    <w:p w14:paraId="0229713B" w14:textId="77777777" w:rsidR="000D672E" w:rsidRDefault="00611FB5">
      <w:pPr>
        <w:pStyle w:val="Heading3"/>
        <w:spacing w:before="220" w:after="120"/>
      </w:pPr>
      <w:bookmarkStart w:id="160" w:name="_Toc229695663"/>
      <w:r>
        <w:t>5.1.1 Research Question</w:t>
      </w:r>
      <w:bookmarkEnd w:id="160"/>
    </w:p>
    <w:p w14:paraId="0AE9A806" w14:textId="77777777" w:rsidR="000D672E" w:rsidRDefault="1626D3F6">
      <w:pPr>
        <w:spacing w:after="120"/>
        <w:jc w:val="both"/>
      </w:pPr>
      <w:r>
        <w:rPr>
          <w:lang w:val="en-US"/>
        </w:rPr>
        <w:t>The benchmark is structured around a single guiding question: among the three pre-selected open-weight models, which combination of model and prompting regime yields the best joint performance on Hawa’s multi-dimensional sentiment task, and under what efficiency cost. The question is framed as joint rather than per-metric, because the production system must emit all label dimensions for every post from a single inference call.</w:t>
      </w:r>
    </w:p>
    <w:p w14:paraId="40DF9B84" w14:textId="77777777" w:rsidR="000D672E" w:rsidRDefault="00611FB5">
      <w:pPr>
        <w:pStyle w:val="Heading3"/>
        <w:spacing w:before="220" w:after="120"/>
      </w:pPr>
      <w:bookmarkStart w:id="161" w:name="_Toc229695664"/>
      <w:r>
        <w:t>5.1.2 Experimental Matrix</w:t>
      </w:r>
      <w:bookmarkEnd w:id="161"/>
    </w:p>
    <w:p w14:paraId="5D5DDD4D" w14:textId="77777777" w:rsidR="000D672E" w:rsidRDefault="1626D3F6">
      <w:pPr>
        <w:spacing w:after="120"/>
        <w:jc w:val="both"/>
      </w:pPr>
      <w:r>
        <w:rPr>
          <w:lang w:val="en-US"/>
        </w:rPr>
        <w:t>The experimental design is a fully crossed 3 × 3 matrix of model and prompting regime, yielding nine experimental cells. The three regimes are defined uniformly across all models:</w:t>
      </w:r>
    </w:p>
    <w:p w14:paraId="74FFB307" w14:textId="77777777" w:rsidR="000D672E" w:rsidRDefault="1626D3F6" w:rsidP="00083E66">
      <w:pPr>
        <w:pStyle w:val="ListParagraph"/>
        <w:numPr>
          <w:ilvl w:val="0"/>
          <w:numId w:val="40"/>
        </w:numPr>
        <w:spacing w:after="80"/>
        <w:jc w:val="both"/>
      </w:pPr>
      <w:r>
        <w:rPr>
          <w:lang w:val="en-US"/>
        </w:rPr>
        <w:t>Zero-shot. The model receives only the task instructions, the label taxonomy, and the test post. This regime measures the model’s prior knowledge and instruction-following ability without any in-context examples.</w:t>
      </w:r>
    </w:p>
    <w:p w14:paraId="10840E81" w14:textId="77777777" w:rsidR="000D672E" w:rsidRDefault="1626D3F6" w:rsidP="00083E66">
      <w:pPr>
        <w:pStyle w:val="ListParagraph"/>
        <w:numPr>
          <w:ilvl w:val="0"/>
          <w:numId w:val="40"/>
        </w:numPr>
        <w:spacing w:after="80"/>
        <w:jc w:val="both"/>
      </w:pPr>
      <w:r>
        <w:rPr>
          <w:lang w:val="en-US"/>
        </w:rPr>
        <w:t>Static few-shot. A fixed set of N labelled exemplars is prepended to every test prompt. The same exemplars are used for every test post, isolating the effect of in-context learning from a constant demonstration set.</w:t>
      </w:r>
    </w:p>
    <w:p w14:paraId="352D2130" w14:textId="77777777" w:rsidR="000D672E" w:rsidRDefault="1626D3F6" w:rsidP="00083E66">
      <w:pPr>
        <w:pStyle w:val="ListParagraph"/>
        <w:numPr>
          <w:ilvl w:val="0"/>
          <w:numId w:val="40"/>
        </w:numPr>
        <w:spacing w:after="80"/>
        <w:jc w:val="both"/>
      </w:pPr>
      <w:r>
        <w:rPr>
          <w:lang w:val="en-US"/>
        </w:rPr>
        <w:t>Retrieved few-shot. For each test post, the top N exemplars are selected from a held-out exemplar pool by cosine similarity in an embedding space. This regime tests whether targeted, semantically similar demonstrations improve performance over a fixed set.</w:t>
      </w:r>
    </w:p>
    <w:p w14:paraId="1F5EFC5E" w14:textId="77777777" w:rsidR="000D672E" w:rsidRDefault="00611FB5">
      <w:pPr>
        <w:spacing w:after="120"/>
        <w:jc w:val="both"/>
      </w:pPr>
      <w:r>
        <w:t>All nine cells are executed against the same control dataset, with identical decoding parameters, identical preprocessing, and the same retrieval encoder where applicable, so that any observed differences are attributable to the model or the prompting regime rather than to incidental variation.</w:t>
      </w:r>
    </w:p>
    <w:p w14:paraId="1A045208" w14:textId="77777777" w:rsidR="000D672E" w:rsidRDefault="00611FB5">
      <w:pPr>
        <w:pStyle w:val="Heading3"/>
        <w:spacing w:before="220" w:after="120"/>
      </w:pPr>
      <w:bookmarkStart w:id="162" w:name="_Toc229695665"/>
      <w:r>
        <w:t>5.1.3 Control Dataset</w:t>
      </w:r>
      <w:bookmarkEnd w:id="162"/>
    </w:p>
    <w:p w14:paraId="32CBB301" w14:textId="77777777" w:rsidR="000D672E" w:rsidRDefault="1626D3F6">
      <w:pPr>
        <w:spacing w:after="120"/>
        <w:jc w:val="both"/>
      </w:pPr>
      <w:r>
        <w:rPr>
          <w:lang w:val="en-US"/>
        </w:rPr>
        <w:t xml:space="preserve">The evaluation set consists of 400 English social-media posts drawn from a manually annotated control corpus. Each post carries four gold labels: a binary relevance flag (15 of 400 posts are labelled irrelevant), a continuous sentiment score in the range 0.0–5.0 for relevant posts, a single dominant emotion drawn from the production emotion taxonomy, and a single dominant aspect drawn from the production aspect taxonomy defined in apps/llm/models.py. The dataset is partitioned into k folds, and a separate held-out </w:t>
      </w:r>
      <w:r>
        <w:rPr>
          <w:lang w:val="en-US"/>
        </w:rPr>
        <w:lastRenderedPageBreak/>
        <w:t>pool of exemplars is maintained for the few-shot regimes. The runner masks any exemplar that shares a fold with the test post, which prevents the inflation of few-shot results by self-leakage.</w:t>
      </w:r>
    </w:p>
    <w:p w14:paraId="4B9F0CBF" w14:textId="77777777" w:rsidR="000D672E" w:rsidRDefault="00611FB5">
      <w:pPr>
        <w:pStyle w:val="Heading3"/>
        <w:spacing w:before="220" w:after="120"/>
      </w:pPr>
      <w:bookmarkStart w:id="163" w:name="_Toc229695666"/>
      <w:r>
        <w:t>5.1.4 Fairness and Reproducibility Controls</w:t>
      </w:r>
      <w:bookmarkEnd w:id="163"/>
    </w:p>
    <w:p w14:paraId="2FB8DDFE" w14:textId="77777777" w:rsidR="000D672E" w:rsidRDefault="1626D3F6">
      <w:pPr>
        <w:spacing w:after="120"/>
        <w:jc w:val="both"/>
      </w:pPr>
      <w:r>
        <w:rPr>
          <w:lang w:val="en-US"/>
        </w:rPr>
        <w:t>Several controls are applied uniformly across all nine cells to ensure that the comparison is meaningful. Decoding is deterministic, with temperature fixed at 0.0 and top_p at 1.0. Structured output is enforced via JSON-mode (or its provider-specific equivalent) so that label extraction does not become a separate source of error. Preprocessing, prompt assembly, the rate limiter, and the analyzer service are imported from the production apps/llm package so that the benchmark exercises the same code paths that the live system will exercise. For gpt-oss-120B, reasoning effort is held at the low setting for parity with the two non-reasoning models. Every result row records the model identifier, the prompt-template hash, the dataset hash, the fold assignment, the code git SHA, and a timestamp, so that any cell in the headline table can be reproduced from the artefacts alone.</w:t>
      </w:r>
      <w:ins w:id="164" w:author="Claude" w:date="2026-05-15T00:00:00Z">
        <w:r>
          <w:rPr>
            <w:lang w:val="en-US"/>
          </w:rPr>
          <w:t xml:space="preserve"> The verbatim system prompt and the static / retrieved few-shot wrappers are reproduced in Appendix F.</w:t>
        </w:r>
      </w:ins>
    </w:p>
    <w:p w14:paraId="6229349C" w14:textId="77777777" w:rsidR="000D672E" w:rsidRDefault="00611FB5">
      <w:pPr>
        <w:pStyle w:val="Heading2"/>
        <w:spacing w:before="280" w:after="160"/>
      </w:pPr>
      <w:bookmarkStart w:id="165" w:name="_Toc229695667"/>
      <w:r>
        <w:rPr>
          <w:color w:val="000000"/>
        </w:rPr>
        <w:t>5.2 Evaluation Methodology</w:t>
      </w:r>
      <w:bookmarkEnd w:id="165"/>
    </w:p>
    <w:p w14:paraId="61D42E9E" w14:textId="77777777" w:rsidR="000D672E" w:rsidRDefault="1626D3F6">
      <w:pPr>
        <w:pStyle w:val="Heading3"/>
        <w:spacing w:before="220" w:after="120"/>
      </w:pPr>
      <w:bookmarkStart w:id="166" w:name="_Toc229695668"/>
      <w:r>
        <w:rPr>
          <w:color w:val="000000" w:themeColor="text1"/>
          <w:lang w:val="en-US"/>
        </w:rPr>
        <w:t>5.2.1 Score Regression Metrics</w:t>
      </w:r>
      <w:bookmarkEnd w:id="166"/>
    </w:p>
    <w:p w14:paraId="240D5D75" w14:textId="77777777" w:rsidR="000D672E" w:rsidRDefault="1626D3F6">
      <w:pPr>
        <w:spacing w:after="120"/>
        <w:jc w:val="both"/>
      </w:pPr>
      <w:r>
        <w:rPr>
          <w:lang w:val="en-US"/>
        </w:rPr>
        <w:t>The sentiment score is a continuous variable on the closed interval [0.0, 5.0], so the appropriate evaluation tools are regression metrics rather than classification metrics. Three are reported. Mean Absolute Error (MAE) summarises the average magnitude of prediction error in the original label units. Root Mean Squared Error (RMSE) penalises large errors more heavily than MAE and is reported alongside it to expose tail-error behaviour. Pearson correlation coefficient r captures the linear relationship between predicted and gold scores; it is invariant to additive and multiplicative bias and therefore complements MAE by isolating ranking quality from calibration. MAE is accompanied by a 95% confidence interval estimated by paired bootstrap resampling over 1000 iterations.</w:t>
      </w:r>
    </w:p>
    <w:p w14:paraId="2FC72739" w14:textId="77777777" w:rsidR="000D672E" w:rsidRDefault="00611FB5">
      <w:pPr>
        <w:pStyle w:val="Heading3"/>
        <w:spacing w:before="220" w:after="120"/>
      </w:pPr>
      <w:bookmarkStart w:id="167" w:name="_Toc229695669"/>
      <w:r>
        <w:t>5.2.2 Classification Metrics</w:t>
      </w:r>
      <w:bookmarkEnd w:id="167"/>
    </w:p>
    <w:p w14:paraId="063887C2" w14:textId="77777777" w:rsidR="000D672E" w:rsidRDefault="1626D3F6">
      <w:pPr>
        <w:spacing w:after="120"/>
        <w:jc w:val="both"/>
      </w:pPr>
      <w:r>
        <w:rPr>
          <w:lang w:val="en-US"/>
        </w:rPr>
        <w:t>Emotion, aspect, and relevance labels are categorical, and the emotion and aspect taxonomies are non-uniform in class frequency. Two metrics are reported per categorical dimension. Accuracy is the fraction of posts on which the predicted label matches the gold label and is included for transparency. Macro-averaged F1 is the unweighted mean of per-class F1 scores; it is the headline classification metric, because it weights every class equally and is therefore robust to class imbalance. For relevance, both the overall F1 and the per-class precision and recall on the irrelevant class are reported separately, because precision and recall on the minority irrelevant class are diagnostic of a model’s calibration.</w:t>
      </w:r>
    </w:p>
    <w:p w14:paraId="41BCCCFB" w14:textId="77777777" w:rsidR="000D672E" w:rsidRDefault="00611FB5">
      <w:pPr>
        <w:pStyle w:val="Heading3"/>
        <w:spacing w:before="220" w:after="120"/>
      </w:pPr>
      <w:bookmarkStart w:id="168" w:name="_Toc229695670"/>
      <w:r>
        <w:t>5.2.3 Significance Testing</w:t>
      </w:r>
      <w:bookmarkEnd w:id="168"/>
    </w:p>
    <w:p w14:paraId="0310992C" w14:textId="77777777" w:rsidR="000D672E" w:rsidRDefault="1626D3F6">
      <w:pPr>
        <w:spacing w:after="120"/>
        <w:jc w:val="both"/>
      </w:pPr>
      <w:r>
        <w:rPr>
          <w:lang w:val="en-US"/>
        </w:rPr>
        <w:t xml:space="preserve">Point estimates alone are insufficient for an academic comparison. To support claims of superiority between cells, pairwise differences are tested with two procedures. McNemar’s exact test is computed on paired emotion-accuracy predictions and reports a two-sided p-value. Differences in MAE are tested by paired bootstrap resampling over 1000 iterations, which produces a 95% confidence interval on the difference; a difference is considered significant when the interval excludes zero. The full pairwise matrix </w:t>
      </w:r>
      <w:r>
        <w:rPr>
          <w:lang w:val="en-US"/>
        </w:rPr>
        <w:lastRenderedPageBreak/>
        <w:t>of 36 comparisons is computed and stored in summary_pairwise.csv; the most consequential rows are reproduced in Appendix D.</w:t>
      </w:r>
    </w:p>
    <w:p w14:paraId="2ED0D440" w14:textId="77777777" w:rsidR="000D672E" w:rsidRDefault="00611FB5">
      <w:pPr>
        <w:pStyle w:val="Heading3"/>
        <w:spacing w:before="220" w:after="120"/>
      </w:pPr>
      <w:bookmarkStart w:id="169" w:name="_Toc229695671"/>
      <w:r>
        <w:t>5.2.4 Relevance and Coverage</w:t>
      </w:r>
      <w:bookmarkEnd w:id="169"/>
    </w:p>
    <w:p w14:paraId="1C6B55A0" w14:textId="77777777" w:rsidR="000D672E" w:rsidRDefault="1626D3F6">
      <w:pPr>
        <w:spacing w:after="120"/>
        <w:jc w:val="both"/>
      </w:pPr>
      <w:r>
        <w:rPr>
          <w:lang w:val="en-US"/>
        </w:rPr>
        <w:t>Each model first decides whether a post is relevant to brand sentiment, and only emits a score, emotion, and aspect for posts it judges relevant. The coverage of a cell is defined as the fraction of the 400 control posts on which the model produced any non-irrelevant prediction; uncovered posts are not format-compliance failures but deliberate relevance decisions. Coverage therefore varies substantially between cells — from 70.5% for gpt-oss-120B static few-shot to 96.3% for Llama 3.3 70B static few-shot — and is reported as a column of the headline table. The accuracy of the relevance decision itself is evaluated against the 15 gold-irrelevant posts in the control set and reported as a separate label dimension.</w:t>
      </w:r>
    </w:p>
    <w:p w14:paraId="5CC09259" w14:textId="77777777" w:rsidR="000D672E" w:rsidRDefault="00611FB5">
      <w:pPr>
        <w:pStyle w:val="Heading3"/>
        <w:spacing w:before="220" w:after="120"/>
      </w:pPr>
      <w:bookmarkStart w:id="170" w:name="_Toc229695672"/>
      <w:r>
        <w:t>5.2.5 Intersection Set</w:t>
      </w:r>
      <w:bookmarkEnd w:id="170"/>
    </w:p>
    <w:p w14:paraId="62BB3526" w14:textId="77777777" w:rsidR="000D672E" w:rsidRDefault="1626D3F6">
      <w:pPr>
        <w:spacing w:after="120"/>
        <w:jc w:val="both"/>
      </w:pPr>
      <w:r>
        <w:rPr>
          <w:lang w:val="en-US"/>
        </w:rPr>
        <w:t>Because coverage varies between cells, per-cell metrics computed on each cell’s own predicted subset are not directly comparable: a cell that filters out the hardest posts will appear to score higher on score regression and classification metrics, even when its underlying model is no stronger. To enable a strict apples-to-apples comparison, the score, emotion, and aspect metrics in the headline table are computed on the intersection of all nine cells — the 261 posts that every cell judged relevant — using the precomputed intersection columns in summary.csv. Full-coverage metrics, which reflect each cell’s behaviour as deployed, are reported in Appendix A alongside the intersection variant for transparency.</w:t>
      </w:r>
    </w:p>
    <w:p w14:paraId="42F2E452" w14:textId="77777777" w:rsidR="000D672E" w:rsidRDefault="00611FB5">
      <w:pPr>
        <w:pStyle w:val="Heading2"/>
        <w:spacing w:before="280" w:after="160"/>
      </w:pPr>
      <w:bookmarkStart w:id="171" w:name="_Toc229695673"/>
      <w:r>
        <w:rPr>
          <w:color w:val="000000"/>
        </w:rPr>
        <w:t>5.3 Results</w:t>
      </w:r>
      <w:bookmarkEnd w:id="171"/>
    </w:p>
    <w:p w14:paraId="7B2DFEBE" w14:textId="77777777" w:rsidR="000D672E" w:rsidRDefault="1626D3F6">
      <w:pPr>
        <w:spacing w:after="120"/>
        <w:jc w:val="both"/>
      </w:pPr>
      <w:r>
        <w:rPr>
          <w:lang w:val="en-US"/>
        </w:rPr>
        <w:t>Table 5.1 reports the nine experimental cells on the intersection set of 261 consensus-relevant posts. Score MAE, emotion macro-F1, and aspect macro-F1 are computed on the intersection set. Coverage is the fraction of the full 400-post evaluation that each cell predicted on. Relevance macro-F1 is computed on the full 400 posts, since the relevance decision is made for every post by every cell. Pearson r is computed on each cell’s own predicted set, since it is invariant to subset size and is reported for completeness. Best results in each column are reported in bold.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1274"/>
        <w:gridCol w:w="930"/>
        <w:gridCol w:w="876"/>
        <w:gridCol w:w="879"/>
        <w:gridCol w:w="876"/>
        <w:gridCol w:w="876"/>
        <w:gridCol w:w="2206"/>
      </w:tblGrid>
      <w:tr w:rsidR="000D672E" w14:paraId="6DE36460" w14:textId="77777777" w:rsidTr="005A36D3">
        <w:trPr>
          <w:tblHeader/>
          <w:jc w:val="center"/>
        </w:trPr>
        <w:tc>
          <w:tcPr>
            <w:tcW w:w="14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E92C0E0" w14:textId="77777777" w:rsidR="000D672E" w:rsidRDefault="00611FB5">
            <w:pPr>
              <w:spacing w:after="0" w:line="240" w:lineRule="auto"/>
            </w:pPr>
            <w:r>
              <w:rPr>
                <w:b/>
                <w:bCs/>
                <w:sz w:val="18"/>
                <w:szCs w:val="18"/>
              </w:rPr>
              <w:t>Model</w:t>
            </w:r>
          </w:p>
        </w:tc>
        <w:tc>
          <w:tcPr>
            <w:tcW w:w="12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EFE22F9" w14:textId="77777777" w:rsidR="000D672E" w:rsidRDefault="00611FB5">
            <w:pPr>
              <w:spacing w:after="0" w:line="240" w:lineRule="auto"/>
            </w:pPr>
            <w:r>
              <w:rPr>
                <w:b/>
                <w:bCs/>
                <w:sz w:val="18"/>
                <w:szCs w:val="18"/>
              </w:rPr>
              <w:t>Regime</w:t>
            </w:r>
          </w:p>
        </w:tc>
        <w:tc>
          <w:tcPr>
            <w:tcW w:w="8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6907CE2" w14:textId="77777777" w:rsidR="000D672E" w:rsidRDefault="00611FB5">
            <w:pPr>
              <w:spacing w:after="0" w:line="240" w:lineRule="auto"/>
              <w:jc w:val="center"/>
            </w:pPr>
            <w:r>
              <w:rPr>
                <w:b/>
                <w:bCs/>
                <w:sz w:val="18"/>
                <w:szCs w:val="18"/>
              </w:rPr>
              <w:t>Coverage</w:t>
            </w:r>
          </w:p>
        </w:tc>
        <w:tc>
          <w:tcPr>
            <w:tcW w:w="8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0139615" w14:textId="77777777" w:rsidR="000D672E" w:rsidRDefault="00611FB5">
            <w:pPr>
              <w:spacing w:after="0" w:line="240" w:lineRule="auto"/>
              <w:jc w:val="center"/>
            </w:pPr>
            <w:r>
              <w:rPr>
                <w:b/>
                <w:bCs/>
                <w:sz w:val="18"/>
                <w:szCs w:val="18"/>
              </w:rPr>
              <w:t>MAE</w:t>
            </w:r>
          </w:p>
        </w:tc>
        <w:tc>
          <w:tcPr>
            <w:tcW w:w="8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A71955F" w14:textId="77777777" w:rsidR="000D672E" w:rsidRDefault="00611FB5">
            <w:pPr>
              <w:spacing w:after="0" w:line="240" w:lineRule="auto"/>
              <w:jc w:val="center"/>
            </w:pPr>
            <w:r>
              <w:rPr>
                <w:b/>
                <w:bCs/>
                <w:sz w:val="18"/>
                <w:szCs w:val="18"/>
              </w:rPr>
              <w:t>Pearson r</w:t>
            </w:r>
          </w:p>
        </w:tc>
        <w:tc>
          <w:tcPr>
            <w:tcW w:w="8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27C2D03" w14:textId="77777777" w:rsidR="000D672E" w:rsidRDefault="00611FB5">
            <w:pPr>
              <w:spacing w:after="0" w:line="240" w:lineRule="auto"/>
              <w:jc w:val="center"/>
            </w:pPr>
            <w:r>
              <w:rPr>
                <w:b/>
                <w:bCs/>
                <w:sz w:val="18"/>
                <w:szCs w:val="18"/>
              </w:rPr>
              <w:t>Emo F1</w:t>
            </w:r>
          </w:p>
        </w:tc>
        <w:tc>
          <w:tcPr>
            <w:tcW w:w="8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0D79B36" w14:textId="77777777" w:rsidR="000D672E" w:rsidRDefault="00611FB5">
            <w:pPr>
              <w:spacing w:after="0" w:line="240" w:lineRule="auto"/>
              <w:jc w:val="center"/>
            </w:pPr>
            <w:r>
              <w:rPr>
                <w:b/>
                <w:bCs/>
                <w:sz w:val="18"/>
                <w:szCs w:val="18"/>
              </w:rPr>
              <w:t>Asp F1</w:t>
            </w:r>
          </w:p>
        </w:tc>
        <w:tc>
          <w:tcPr>
            <w:tcW w:w="223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A6A5FA0" w14:textId="77777777" w:rsidR="000D672E" w:rsidRDefault="00611FB5">
            <w:pPr>
              <w:spacing w:after="0" w:line="240" w:lineRule="auto"/>
              <w:jc w:val="center"/>
            </w:pPr>
            <w:r>
              <w:rPr>
                <w:b/>
                <w:bCs/>
                <w:sz w:val="18"/>
                <w:szCs w:val="18"/>
              </w:rPr>
              <w:t>Rel F1</w:t>
            </w:r>
          </w:p>
        </w:tc>
      </w:tr>
      <w:tr w:rsidR="000D672E" w14:paraId="27D1919A" w14:textId="77777777" w:rsidTr="005A36D3">
        <w:trPr>
          <w:jc w:val="center"/>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8E9C41" w14:textId="77777777" w:rsidR="000D672E" w:rsidRDefault="00611FB5">
            <w:pPr>
              <w:spacing w:after="0" w:line="240" w:lineRule="auto"/>
            </w:pPr>
            <w:r>
              <w:rPr>
                <w:sz w:val="18"/>
                <w:szCs w:val="18"/>
              </w:rPr>
              <w:t>Llama 3.3 70B</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0D3A50" w14:textId="77777777" w:rsidR="000D672E" w:rsidRDefault="00611FB5">
            <w:pPr>
              <w:spacing w:after="0" w:line="240" w:lineRule="auto"/>
            </w:pPr>
            <w:r>
              <w:rPr>
                <w:sz w:val="18"/>
                <w:szCs w:val="18"/>
              </w:rPr>
              <w:t>Zero-shot</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82DA98" w14:textId="77777777" w:rsidR="000D672E" w:rsidRDefault="00611FB5">
            <w:pPr>
              <w:spacing w:after="0" w:line="240" w:lineRule="auto"/>
              <w:jc w:val="center"/>
            </w:pPr>
            <w:r>
              <w:rPr>
                <w:sz w:val="18"/>
                <w:szCs w:val="18"/>
              </w:rPr>
              <w:t>96.0%</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8B04A" w14:textId="77777777" w:rsidR="000D672E" w:rsidRDefault="00611FB5">
            <w:pPr>
              <w:spacing w:after="0" w:line="240" w:lineRule="auto"/>
              <w:jc w:val="center"/>
            </w:pPr>
            <w:r>
              <w:rPr>
                <w:sz w:val="18"/>
                <w:szCs w:val="18"/>
              </w:rPr>
              <w:t>0.418</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5FF422" w14:textId="77777777" w:rsidR="000D672E" w:rsidRDefault="00611FB5">
            <w:pPr>
              <w:spacing w:after="0" w:line="240" w:lineRule="auto"/>
              <w:jc w:val="center"/>
            </w:pPr>
            <w:r>
              <w:rPr>
                <w:sz w:val="18"/>
                <w:szCs w:val="18"/>
              </w:rPr>
              <w:t>0.883</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56962" w14:textId="77777777" w:rsidR="000D672E" w:rsidRDefault="00611FB5">
            <w:pPr>
              <w:spacing w:after="0" w:line="240" w:lineRule="auto"/>
              <w:jc w:val="center"/>
            </w:pPr>
            <w:r>
              <w:rPr>
                <w:sz w:val="18"/>
                <w:szCs w:val="18"/>
              </w:rPr>
              <w:t>0.497</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48B4D0" w14:textId="77777777" w:rsidR="000D672E" w:rsidRDefault="00611FB5">
            <w:pPr>
              <w:spacing w:after="0" w:line="240" w:lineRule="auto"/>
              <w:jc w:val="center"/>
            </w:pPr>
            <w:r>
              <w:rPr>
                <w:sz w:val="18"/>
                <w:szCs w:val="18"/>
              </w:rPr>
              <w:t>0.811</w:t>
            </w:r>
          </w:p>
        </w:tc>
        <w:tc>
          <w:tcPr>
            <w:tcW w:w="22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4D62BD" w14:textId="77777777" w:rsidR="000D672E" w:rsidRDefault="00611FB5">
            <w:pPr>
              <w:spacing w:after="0" w:line="240" w:lineRule="auto"/>
              <w:jc w:val="center"/>
            </w:pPr>
            <w:r>
              <w:rPr>
                <w:sz w:val="18"/>
                <w:szCs w:val="18"/>
              </w:rPr>
              <w:t>0.986</w:t>
            </w:r>
          </w:p>
        </w:tc>
      </w:tr>
      <w:tr w:rsidR="000D672E" w14:paraId="30BE598A" w14:textId="77777777" w:rsidTr="005A36D3">
        <w:trPr>
          <w:jc w:val="center"/>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CB897A" w14:textId="77777777" w:rsidR="000D672E" w:rsidRDefault="00611FB5">
            <w:pPr>
              <w:spacing w:after="0" w:line="240" w:lineRule="auto"/>
            </w:pPr>
            <w:r>
              <w:rPr>
                <w:sz w:val="18"/>
                <w:szCs w:val="18"/>
              </w:rPr>
              <w:t>Llama 3.3 70B</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65E090" w14:textId="77777777" w:rsidR="000D672E" w:rsidRDefault="00611FB5">
            <w:pPr>
              <w:spacing w:after="0" w:line="240" w:lineRule="auto"/>
            </w:pPr>
            <w:r>
              <w:rPr>
                <w:sz w:val="18"/>
                <w:szCs w:val="18"/>
              </w:rPr>
              <w:t>Static few-shot</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64ECF3" w14:textId="77777777" w:rsidR="000D672E" w:rsidRDefault="00611FB5">
            <w:pPr>
              <w:spacing w:after="0" w:line="240" w:lineRule="auto"/>
              <w:jc w:val="center"/>
            </w:pPr>
            <w:r>
              <w:rPr>
                <w:b/>
                <w:bCs/>
                <w:sz w:val="18"/>
                <w:szCs w:val="18"/>
              </w:rPr>
              <w:t>96.3%</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E2EAB0" w14:textId="77777777" w:rsidR="000D672E" w:rsidRDefault="00611FB5">
            <w:pPr>
              <w:spacing w:after="0" w:line="240" w:lineRule="auto"/>
              <w:jc w:val="center"/>
            </w:pPr>
            <w:r>
              <w:rPr>
                <w:sz w:val="18"/>
                <w:szCs w:val="18"/>
              </w:rPr>
              <w:t>0.354</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523590" w14:textId="77777777" w:rsidR="000D672E" w:rsidRDefault="00611FB5">
            <w:pPr>
              <w:spacing w:after="0" w:line="240" w:lineRule="auto"/>
              <w:jc w:val="center"/>
            </w:pPr>
            <w:r>
              <w:rPr>
                <w:sz w:val="18"/>
                <w:szCs w:val="18"/>
              </w:rPr>
              <w:t>0.895</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DD7DB3" w14:textId="77777777" w:rsidR="000D672E" w:rsidRDefault="00611FB5">
            <w:pPr>
              <w:spacing w:after="0" w:line="240" w:lineRule="auto"/>
              <w:jc w:val="center"/>
            </w:pPr>
            <w:r>
              <w:rPr>
                <w:b/>
                <w:bCs/>
                <w:sz w:val="18"/>
                <w:szCs w:val="18"/>
              </w:rPr>
              <w:t>0.552</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2C1233" w14:textId="77777777" w:rsidR="000D672E" w:rsidRDefault="00611FB5">
            <w:pPr>
              <w:spacing w:after="0" w:line="240" w:lineRule="auto"/>
              <w:jc w:val="center"/>
            </w:pPr>
            <w:r>
              <w:rPr>
                <w:sz w:val="18"/>
                <w:szCs w:val="18"/>
              </w:rPr>
              <w:t>0.797</w:t>
            </w:r>
          </w:p>
        </w:tc>
        <w:tc>
          <w:tcPr>
            <w:tcW w:w="22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C2DDA8" w14:textId="77777777" w:rsidR="000D672E" w:rsidRDefault="00611FB5">
            <w:pPr>
              <w:spacing w:after="0" w:line="240" w:lineRule="auto"/>
              <w:jc w:val="center"/>
            </w:pPr>
            <w:r>
              <w:rPr>
                <w:sz w:val="18"/>
                <w:szCs w:val="18"/>
              </w:rPr>
              <w:t>0.985</w:t>
            </w:r>
          </w:p>
        </w:tc>
      </w:tr>
      <w:tr w:rsidR="000D672E" w14:paraId="090EC5E5" w14:textId="77777777" w:rsidTr="005A36D3">
        <w:trPr>
          <w:jc w:val="center"/>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7DBF01" w14:textId="77777777" w:rsidR="000D672E" w:rsidRDefault="00611FB5">
            <w:pPr>
              <w:spacing w:after="0" w:line="240" w:lineRule="auto"/>
            </w:pPr>
            <w:r>
              <w:rPr>
                <w:sz w:val="18"/>
                <w:szCs w:val="18"/>
              </w:rPr>
              <w:t>Llama 3.3 70B</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1541DD" w14:textId="77777777" w:rsidR="000D672E" w:rsidRDefault="00611FB5">
            <w:pPr>
              <w:spacing w:after="0" w:line="240" w:lineRule="auto"/>
            </w:pPr>
            <w:r>
              <w:rPr>
                <w:sz w:val="18"/>
                <w:szCs w:val="18"/>
              </w:rPr>
              <w:t>Retrieved few-shot</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8C6D1C" w14:textId="77777777" w:rsidR="000D672E" w:rsidRDefault="00611FB5">
            <w:pPr>
              <w:spacing w:after="0" w:line="240" w:lineRule="auto"/>
              <w:jc w:val="center"/>
            </w:pPr>
            <w:r>
              <w:rPr>
                <w:sz w:val="18"/>
                <w:szCs w:val="18"/>
              </w:rPr>
              <w:t>95.8%</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42C35C" w14:textId="77777777" w:rsidR="000D672E" w:rsidRDefault="00611FB5">
            <w:pPr>
              <w:spacing w:after="0" w:line="240" w:lineRule="auto"/>
              <w:jc w:val="center"/>
            </w:pPr>
            <w:r>
              <w:rPr>
                <w:sz w:val="18"/>
                <w:szCs w:val="18"/>
              </w:rPr>
              <w:t>0.358</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4D6163" w14:textId="77777777" w:rsidR="000D672E" w:rsidRDefault="00611FB5">
            <w:pPr>
              <w:spacing w:after="0" w:line="240" w:lineRule="auto"/>
              <w:jc w:val="center"/>
            </w:pPr>
            <w:r>
              <w:rPr>
                <w:sz w:val="18"/>
                <w:szCs w:val="18"/>
              </w:rPr>
              <w:t>0.893</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9DD8F3" w14:textId="77777777" w:rsidR="000D672E" w:rsidRDefault="00611FB5">
            <w:pPr>
              <w:spacing w:after="0" w:line="240" w:lineRule="auto"/>
              <w:jc w:val="center"/>
            </w:pPr>
            <w:r>
              <w:rPr>
                <w:sz w:val="18"/>
                <w:szCs w:val="18"/>
              </w:rPr>
              <w:t>0.529</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98AEC8" w14:textId="77777777" w:rsidR="000D672E" w:rsidRDefault="00611FB5">
            <w:pPr>
              <w:spacing w:after="0" w:line="240" w:lineRule="auto"/>
              <w:jc w:val="center"/>
            </w:pPr>
            <w:r>
              <w:rPr>
                <w:b/>
                <w:bCs/>
                <w:sz w:val="18"/>
                <w:szCs w:val="18"/>
              </w:rPr>
              <w:t>0.836</w:t>
            </w:r>
          </w:p>
        </w:tc>
        <w:tc>
          <w:tcPr>
            <w:tcW w:w="22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75F397" w14:textId="77777777" w:rsidR="000D672E" w:rsidRDefault="00611FB5">
            <w:pPr>
              <w:spacing w:after="0" w:line="240" w:lineRule="auto"/>
              <w:jc w:val="center"/>
            </w:pPr>
            <w:r>
              <w:rPr>
                <w:sz w:val="18"/>
                <w:szCs w:val="18"/>
              </w:rPr>
              <w:t>0.981</w:t>
            </w:r>
          </w:p>
        </w:tc>
      </w:tr>
      <w:tr w:rsidR="000D672E" w14:paraId="6F8F5349" w14:textId="77777777" w:rsidTr="005A36D3">
        <w:trPr>
          <w:jc w:val="center"/>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CA9419" w14:textId="77777777" w:rsidR="000D672E" w:rsidRDefault="00611FB5">
            <w:pPr>
              <w:spacing w:after="0" w:line="240" w:lineRule="auto"/>
            </w:pPr>
            <w:r>
              <w:rPr>
                <w:sz w:val="18"/>
                <w:szCs w:val="18"/>
              </w:rPr>
              <w:t>gpt-oss-120B</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A03582" w14:textId="77777777" w:rsidR="000D672E" w:rsidRDefault="00611FB5">
            <w:pPr>
              <w:spacing w:after="0" w:line="240" w:lineRule="auto"/>
            </w:pPr>
            <w:r>
              <w:rPr>
                <w:sz w:val="18"/>
                <w:szCs w:val="18"/>
              </w:rPr>
              <w:t>Zero-shot</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319F6F" w14:textId="77777777" w:rsidR="000D672E" w:rsidRDefault="00611FB5">
            <w:pPr>
              <w:spacing w:after="0" w:line="240" w:lineRule="auto"/>
              <w:jc w:val="center"/>
            </w:pPr>
            <w:r>
              <w:rPr>
                <w:sz w:val="18"/>
                <w:szCs w:val="18"/>
              </w:rPr>
              <w:t>79.0%</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E2BAF" w14:textId="77777777" w:rsidR="000D672E" w:rsidRDefault="00611FB5">
            <w:pPr>
              <w:spacing w:after="0" w:line="240" w:lineRule="auto"/>
              <w:jc w:val="center"/>
            </w:pPr>
            <w:r>
              <w:rPr>
                <w:sz w:val="18"/>
                <w:szCs w:val="18"/>
              </w:rPr>
              <w:t>0.412</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9EA18E" w14:textId="77777777" w:rsidR="000D672E" w:rsidRDefault="00611FB5">
            <w:pPr>
              <w:spacing w:after="0" w:line="240" w:lineRule="auto"/>
              <w:jc w:val="center"/>
            </w:pPr>
            <w:r>
              <w:rPr>
                <w:sz w:val="18"/>
                <w:szCs w:val="18"/>
              </w:rPr>
              <w:t>0.865</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A89B46" w14:textId="77777777" w:rsidR="000D672E" w:rsidRDefault="00611FB5">
            <w:pPr>
              <w:spacing w:after="0" w:line="240" w:lineRule="auto"/>
              <w:jc w:val="center"/>
            </w:pPr>
            <w:r>
              <w:rPr>
                <w:sz w:val="18"/>
                <w:szCs w:val="18"/>
              </w:rPr>
              <w:t>0.442</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59D2B3" w14:textId="77777777" w:rsidR="000D672E" w:rsidRDefault="00611FB5">
            <w:pPr>
              <w:spacing w:after="0" w:line="240" w:lineRule="auto"/>
              <w:jc w:val="center"/>
            </w:pPr>
            <w:r>
              <w:rPr>
                <w:sz w:val="18"/>
                <w:szCs w:val="18"/>
              </w:rPr>
              <w:t>0.765</w:t>
            </w:r>
          </w:p>
        </w:tc>
        <w:tc>
          <w:tcPr>
            <w:tcW w:w="22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F50A0C" w14:textId="77777777" w:rsidR="000D672E" w:rsidRDefault="00611FB5">
            <w:pPr>
              <w:spacing w:after="0" w:line="240" w:lineRule="auto"/>
              <w:jc w:val="center"/>
            </w:pPr>
            <w:r>
              <w:rPr>
                <w:sz w:val="18"/>
                <w:szCs w:val="18"/>
              </w:rPr>
              <w:t>0.900</w:t>
            </w:r>
          </w:p>
        </w:tc>
      </w:tr>
      <w:tr w:rsidR="000D672E" w14:paraId="107613F1" w14:textId="77777777" w:rsidTr="005A36D3">
        <w:trPr>
          <w:jc w:val="center"/>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7B0B0F" w14:textId="77777777" w:rsidR="000D672E" w:rsidRDefault="00611FB5">
            <w:pPr>
              <w:spacing w:after="0" w:line="240" w:lineRule="auto"/>
            </w:pPr>
            <w:r>
              <w:rPr>
                <w:sz w:val="18"/>
                <w:szCs w:val="18"/>
              </w:rPr>
              <w:t>gpt-oss-120B</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641BBC" w14:textId="77777777" w:rsidR="000D672E" w:rsidRDefault="00611FB5">
            <w:pPr>
              <w:spacing w:after="0" w:line="240" w:lineRule="auto"/>
            </w:pPr>
            <w:r>
              <w:rPr>
                <w:sz w:val="18"/>
                <w:szCs w:val="18"/>
              </w:rPr>
              <w:t>Static few-shot</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88DA9B" w14:textId="77777777" w:rsidR="000D672E" w:rsidRDefault="00611FB5">
            <w:pPr>
              <w:spacing w:after="0" w:line="240" w:lineRule="auto"/>
              <w:jc w:val="center"/>
            </w:pPr>
            <w:r>
              <w:rPr>
                <w:sz w:val="18"/>
                <w:szCs w:val="18"/>
              </w:rPr>
              <w:t>70.5%</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3747F3" w14:textId="77777777" w:rsidR="000D672E" w:rsidRDefault="00611FB5">
            <w:pPr>
              <w:spacing w:after="0" w:line="240" w:lineRule="auto"/>
              <w:jc w:val="center"/>
            </w:pPr>
            <w:r>
              <w:rPr>
                <w:sz w:val="18"/>
                <w:szCs w:val="18"/>
              </w:rPr>
              <w:t>0.389</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CFEE60" w14:textId="77777777" w:rsidR="000D672E" w:rsidRDefault="00611FB5">
            <w:pPr>
              <w:spacing w:after="0" w:line="240" w:lineRule="auto"/>
              <w:jc w:val="center"/>
            </w:pPr>
            <w:r>
              <w:rPr>
                <w:sz w:val="18"/>
                <w:szCs w:val="18"/>
              </w:rPr>
              <w:t>0.886</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F89C16" w14:textId="77777777" w:rsidR="000D672E" w:rsidRDefault="00611FB5">
            <w:pPr>
              <w:spacing w:after="0" w:line="240" w:lineRule="auto"/>
              <w:jc w:val="center"/>
            </w:pPr>
            <w:r>
              <w:rPr>
                <w:sz w:val="18"/>
                <w:szCs w:val="18"/>
              </w:rPr>
              <w:t>0.463</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88CF35" w14:textId="77777777" w:rsidR="000D672E" w:rsidRDefault="00611FB5">
            <w:pPr>
              <w:spacing w:after="0" w:line="240" w:lineRule="auto"/>
              <w:jc w:val="center"/>
            </w:pPr>
            <w:r>
              <w:rPr>
                <w:sz w:val="18"/>
                <w:szCs w:val="18"/>
              </w:rPr>
              <w:t>0.811</w:t>
            </w:r>
          </w:p>
        </w:tc>
        <w:tc>
          <w:tcPr>
            <w:tcW w:w="22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820E93" w14:textId="77777777" w:rsidR="000D672E" w:rsidRDefault="00611FB5">
            <w:pPr>
              <w:spacing w:after="0" w:line="240" w:lineRule="auto"/>
              <w:jc w:val="center"/>
            </w:pPr>
            <w:r>
              <w:rPr>
                <w:sz w:val="18"/>
                <w:szCs w:val="18"/>
              </w:rPr>
              <w:t>0.846</w:t>
            </w:r>
          </w:p>
        </w:tc>
      </w:tr>
      <w:tr w:rsidR="000D672E" w14:paraId="30C736F2" w14:textId="77777777" w:rsidTr="005A36D3">
        <w:trPr>
          <w:jc w:val="center"/>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E7C5AA" w14:textId="77777777" w:rsidR="000D672E" w:rsidRDefault="00611FB5">
            <w:pPr>
              <w:spacing w:after="0" w:line="240" w:lineRule="auto"/>
            </w:pPr>
            <w:r>
              <w:rPr>
                <w:sz w:val="18"/>
                <w:szCs w:val="18"/>
              </w:rPr>
              <w:t>gpt-oss-120B</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96DEAE" w14:textId="77777777" w:rsidR="000D672E" w:rsidRDefault="00611FB5">
            <w:pPr>
              <w:spacing w:after="0" w:line="240" w:lineRule="auto"/>
            </w:pPr>
            <w:r>
              <w:rPr>
                <w:sz w:val="18"/>
                <w:szCs w:val="18"/>
              </w:rPr>
              <w:t>Retrieved few-shot</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E97D78" w14:textId="77777777" w:rsidR="000D672E" w:rsidRDefault="00611FB5">
            <w:pPr>
              <w:spacing w:after="0" w:line="240" w:lineRule="auto"/>
              <w:jc w:val="center"/>
            </w:pPr>
            <w:r>
              <w:rPr>
                <w:sz w:val="18"/>
                <w:szCs w:val="18"/>
              </w:rPr>
              <w:t>85.3%</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F50A4" w14:textId="77777777" w:rsidR="000D672E" w:rsidRDefault="00611FB5">
            <w:pPr>
              <w:spacing w:after="0" w:line="240" w:lineRule="auto"/>
              <w:jc w:val="center"/>
            </w:pPr>
            <w:r>
              <w:rPr>
                <w:sz w:val="18"/>
                <w:szCs w:val="18"/>
              </w:rPr>
              <w:t>0.414</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45917F" w14:textId="77777777" w:rsidR="000D672E" w:rsidRDefault="00611FB5">
            <w:pPr>
              <w:spacing w:after="0" w:line="240" w:lineRule="auto"/>
              <w:jc w:val="center"/>
            </w:pPr>
            <w:r>
              <w:rPr>
                <w:sz w:val="18"/>
                <w:szCs w:val="18"/>
              </w:rPr>
              <w:t>0.868</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EBA0E3" w14:textId="77777777" w:rsidR="000D672E" w:rsidRDefault="00611FB5">
            <w:pPr>
              <w:spacing w:after="0" w:line="240" w:lineRule="auto"/>
              <w:jc w:val="center"/>
            </w:pPr>
            <w:r>
              <w:rPr>
                <w:sz w:val="18"/>
                <w:szCs w:val="18"/>
              </w:rPr>
              <w:t>0.520</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87DF95" w14:textId="77777777" w:rsidR="000D672E" w:rsidRDefault="00611FB5">
            <w:pPr>
              <w:spacing w:after="0" w:line="240" w:lineRule="auto"/>
              <w:jc w:val="center"/>
            </w:pPr>
            <w:r>
              <w:rPr>
                <w:sz w:val="18"/>
                <w:szCs w:val="18"/>
              </w:rPr>
              <w:t>0.830</w:t>
            </w:r>
          </w:p>
        </w:tc>
        <w:tc>
          <w:tcPr>
            <w:tcW w:w="22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993D08" w14:textId="77777777" w:rsidR="000D672E" w:rsidRDefault="00611FB5">
            <w:pPr>
              <w:spacing w:after="0" w:line="240" w:lineRule="auto"/>
              <w:jc w:val="center"/>
            </w:pPr>
            <w:r>
              <w:rPr>
                <w:sz w:val="18"/>
                <w:szCs w:val="18"/>
              </w:rPr>
              <w:t>0.937</w:t>
            </w:r>
          </w:p>
        </w:tc>
      </w:tr>
      <w:tr w:rsidR="000D672E" w14:paraId="68EFBEFA" w14:textId="77777777" w:rsidTr="005A36D3">
        <w:trPr>
          <w:jc w:val="center"/>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93AFFD" w14:textId="77777777" w:rsidR="000D672E" w:rsidRDefault="00611FB5">
            <w:pPr>
              <w:spacing w:after="0" w:line="240" w:lineRule="auto"/>
            </w:pPr>
            <w:r>
              <w:rPr>
                <w:sz w:val="18"/>
                <w:szCs w:val="18"/>
              </w:rPr>
              <w:t>Qwen2.5-72B</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D36116" w14:textId="77777777" w:rsidR="000D672E" w:rsidRDefault="00611FB5">
            <w:pPr>
              <w:spacing w:after="0" w:line="240" w:lineRule="auto"/>
            </w:pPr>
            <w:r>
              <w:rPr>
                <w:sz w:val="18"/>
                <w:szCs w:val="18"/>
              </w:rPr>
              <w:t>Zero-shot</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408393" w14:textId="77777777" w:rsidR="000D672E" w:rsidRDefault="00611FB5">
            <w:pPr>
              <w:spacing w:after="0" w:line="240" w:lineRule="auto"/>
              <w:jc w:val="center"/>
            </w:pPr>
            <w:r>
              <w:rPr>
                <w:sz w:val="18"/>
                <w:szCs w:val="18"/>
              </w:rPr>
              <w:t>90.3%</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047E8A" w14:textId="77777777" w:rsidR="000D672E" w:rsidRDefault="00611FB5">
            <w:pPr>
              <w:spacing w:after="0" w:line="240" w:lineRule="auto"/>
              <w:jc w:val="center"/>
            </w:pPr>
            <w:r>
              <w:rPr>
                <w:sz w:val="18"/>
                <w:szCs w:val="18"/>
              </w:rPr>
              <w:t>0.356</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772955" w14:textId="77777777" w:rsidR="000D672E" w:rsidRDefault="00611FB5">
            <w:pPr>
              <w:spacing w:after="0" w:line="240" w:lineRule="auto"/>
              <w:jc w:val="center"/>
            </w:pPr>
            <w:r>
              <w:rPr>
                <w:sz w:val="18"/>
                <w:szCs w:val="18"/>
              </w:rPr>
              <w:t>0.900</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797A60" w14:textId="77777777" w:rsidR="000D672E" w:rsidRDefault="00611FB5">
            <w:pPr>
              <w:spacing w:after="0" w:line="240" w:lineRule="auto"/>
              <w:jc w:val="center"/>
            </w:pPr>
            <w:r>
              <w:rPr>
                <w:sz w:val="18"/>
                <w:szCs w:val="18"/>
              </w:rPr>
              <w:t>0.362</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586CD8" w14:textId="77777777" w:rsidR="000D672E" w:rsidRDefault="00611FB5">
            <w:pPr>
              <w:spacing w:after="0" w:line="240" w:lineRule="auto"/>
              <w:jc w:val="center"/>
            </w:pPr>
            <w:r>
              <w:rPr>
                <w:sz w:val="18"/>
                <w:szCs w:val="18"/>
              </w:rPr>
              <w:t>0.771</w:t>
            </w:r>
          </w:p>
        </w:tc>
        <w:tc>
          <w:tcPr>
            <w:tcW w:w="22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548E9C" w14:textId="77777777" w:rsidR="000D672E" w:rsidRDefault="00611FB5">
            <w:pPr>
              <w:spacing w:after="0" w:line="240" w:lineRule="auto"/>
              <w:jc w:val="center"/>
            </w:pPr>
            <w:r>
              <w:rPr>
                <w:sz w:val="18"/>
                <w:szCs w:val="18"/>
              </w:rPr>
              <w:t>0.968</w:t>
            </w:r>
          </w:p>
        </w:tc>
      </w:tr>
      <w:tr w:rsidR="000D672E" w14:paraId="79464F27" w14:textId="77777777" w:rsidTr="005A36D3">
        <w:trPr>
          <w:jc w:val="center"/>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7E6186" w14:textId="77777777" w:rsidR="000D672E" w:rsidRDefault="00611FB5">
            <w:pPr>
              <w:spacing w:after="0" w:line="240" w:lineRule="auto"/>
            </w:pPr>
            <w:r>
              <w:rPr>
                <w:sz w:val="18"/>
                <w:szCs w:val="18"/>
              </w:rPr>
              <w:t>Qwen2.5-72B</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703051" w14:textId="77777777" w:rsidR="000D672E" w:rsidRDefault="00611FB5">
            <w:pPr>
              <w:spacing w:after="0" w:line="240" w:lineRule="auto"/>
            </w:pPr>
            <w:r>
              <w:rPr>
                <w:sz w:val="18"/>
                <w:szCs w:val="18"/>
              </w:rPr>
              <w:t>Static few-shot</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FA56B6" w14:textId="77777777" w:rsidR="000D672E" w:rsidRDefault="00611FB5">
            <w:pPr>
              <w:spacing w:after="0" w:line="240" w:lineRule="auto"/>
              <w:jc w:val="center"/>
            </w:pPr>
            <w:r>
              <w:rPr>
                <w:sz w:val="18"/>
                <w:szCs w:val="18"/>
              </w:rPr>
              <w:t>96.0%</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DD624D" w14:textId="77777777" w:rsidR="000D672E" w:rsidRDefault="00611FB5">
            <w:pPr>
              <w:spacing w:after="0" w:line="240" w:lineRule="auto"/>
              <w:jc w:val="center"/>
            </w:pPr>
            <w:r>
              <w:rPr>
                <w:sz w:val="18"/>
                <w:szCs w:val="18"/>
              </w:rPr>
              <w:t>0.339</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110A2C" w14:textId="77777777" w:rsidR="000D672E" w:rsidRDefault="00611FB5">
            <w:pPr>
              <w:spacing w:after="0" w:line="240" w:lineRule="auto"/>
              <w:jc w:val="center"/>
            </w:pPr>
            <w:r>
              <w:rPr>
                <w:b/>
                <w:bCs/>
                <w:sz w:val="18"/>
                <w:szCs w:val="18"/>
              </w:rPr>
              <w:t>0.916</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C030E4" w14:textId="77777777" w:rsidR="000D672E" w:rsidRDefault="00611FB5">
            <w:pPr>
              <w:spacing w:after="0" w:line="240" w:lineRule="auto"/>
              <w:jc w:val="center"/>
            </w:pPr>
            <w:r>
              <w:rPr>
                <w:sz w:val="18"/>
                <w:szCs w:val="18"/>
              </w:rPr>
              <w:t>0.388</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20A539" w14:textId="77777777" w:rsidR="000D672E" w:rsidRDefault="00611FB5">
            <w:pPr>
              <w:spacing w:after="0" w:line="240" w:lineRule="auto"/>
              <w:jc w:val="center"/>
            </w:pPr>
            <w:r>
              <w:rPr>
                <w:sz w:val="18"/>
                <w:szCs w:val="18"/>
              </w:rPr>
              <w:t>0.815</w:t>
            </w:r>
          </w:p>
        </w:tc>
        <w:tc>
          <w:tcPr>
            <w:tcW w:w="22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6F4210" w14:textId="77777777" w:rsidR="000D672E" w:rsidRDefault="00611FB5">
            <w:pPr>
              <w:spacing w:after="0" w:line="240" w:lineRule="auto"/>
              <w:jc w:val="center"/>
            </w:pPr>
            <w:r>
              <w:rPr>
                <w:b/>
                <w:bCs/>
                <w:sz w:val="18"/>
                <w:szCs w:val="18"/>
              </w:rPr>
              <w:t>0.994</w:t>
            </w:r>
          </w:p>
        </w:tc>
      </w:tr>
      <w:tr w:rsidR="000D672E" w14:paraId="6AD0F679" w14:textId="77777777" w:rsidTr="005A36D3">
        <w:trPr>
          <w:jc w:val="center"/>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57883A" w14:textId="77777777" w:rsidR="000D672E" w:rsidRDefault="00611FB5">
            <w:pPr>
              <w:spacing w:after="0" w:line="240" w:lineRule="auto"/>
            </w:pPr>
            <w:r>
              <w:rPr>
                <w:sz w:val="18"/>
                <w:szCs w:val="18"/>
              </w:rPr>
              <w:lastRenderedPageBreak/>
              <w:t>Qwen2.5-72B</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11D2B1" w14:textId="77777777" w:rsidR="000D672E" w:rsidRDefault="00611FB5">
            <w:pPr>
              <w:spacing w:after="0" w:line="240" w:lineRule="auto"/>
            </w:pPr>
            <w:r>
              <w:rPr>
                <w:sz w:val="18"/>
                <w:szCs w:val="18"/>
              </w:rPr>
              <w:t>Retrieved few-shot</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CC9DEE" w14:textId="77777777" w:rsidR="000D672E" w:rsidRDefault="00611FB5">
            <w:pPr>
              <w:spacing w:after="0" w:line="240" w:lineRule="auto"/>
              <w:jc w:val="center"/>
            </w:pPr>
            <w:r>
              <w:rPr>
                <w:sz w:val="18"/>
                <w:szCs w:val="18"/>
              </w:rPr>
              <w:t>96.0%</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D36DD4" w14:textId="77777777" w:rsidR="000D672E" w:rsidRDefault="00611FB5">
            <w:pPr>
              <w:spacing w:after="0" w:line="240" w:lineRule="auto"/>
              <w:jc w:val="center"/>
            </w:pPr>
            <w:r>
              <w:rPr>
                <w:b/>
                <w:bCs/>
                <w:sz w:val="18"/>
                <w:szCs w:val="18"/>
              </w:rPr>
              <w:t>0.312</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294AF5" w14:textId="77777777" w:rsidR="000D672E" w:rsidRDefault="00611FB5">
            <w:pPr>
              <w:spacing w:after="0" w:line="240" w:lineRule="auto"/>
              <w:jc w:val="center"/>
            </w:pPr>
            <w:r>
              <w:rPr>
                <w:sz w:val="18"/>
                <w:szCs w:val="18"/>
              </w:rPr>
              <w:t>0.897</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2D9D41" w14:textId="77777777" w:rsidR="000D672E" w:rsidRDefault="00611FB5">
            <w:pPr>
              <w:spacing w:after="0" w:line="240" w:lineRule="auto"/>
              <w:jc w:val="center"/>
            </w:pPr>
            <w:r>
              <w:rPr>
                <w:sz w:val="18"/>
                <w:szCs w:val="18"/>
              </w:rPr>
              <w:t>0.401</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F69104" w14:textId="77777777" w:rsidR="000D672E" w:rsidRDefault="00611FB5">
            <w:pPr>
              <w:spacing w:after="0" w:line="240" w:lineRule="auto"/>
              <w:jc w:val="center"/>
            </w:pPr>
            <w:r>
              <w:rPr>
                <w:sz w:val="18"/>
                <w:szCs w:val="18"/>
              </w:rPr>
              <w:t>0.778</w:t>
            </w:r>
          </w:p>
        </w:tc>
        <w:tc>
          <w:tcPr>
            <w:tcW w:w="22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262E75" w14:textId="77777777" w:rsidR="000D672E" w:rsidRDefault="00611FB5">
            <w:pPr>
              <w:spacing w:after="0" w:line="240" w:lineRule="auto"/>
              <w:jc w:val="center"/>
            </w:pPr>
            <w:r>
              <w:rPr>
                <w:sz w:val="18"/>
                <w:szCs w:val="18"/>
              </w:rPr>
              <w:t>0.988</w:t>
            </w:r>
          </w:p>
        </w:tc>
      </w:tr>
    </w:tbl>
    <w:p w14:paraId="6D8C7419" w14:textId="77777777" w:rsidR="000D672E" w:rsidRDefault="00611FB5" w:rsidP="008C1CE9">
      <w:pPr>
        <w:pStyle w:val="Caption"/>
      </w:pPr>
      <w:bookmarkStart w:id="172" w:name="_Toc229695731"/>
      <w:r>
        <w:t xml:space="preserve">Table </w:t>
      </w:r>
      <w:r>
        <w:fldChar w:fldCharType="begin"/>
      </w:r>
      <w:r>
        <w:instrText xml:space="preserve"> SEQ Table \* ARABIC </w:instrText>
      </w:r>
      <w:r>
        <w:fldChar w:fldCharType="separate"/>
      </w:r>
      <w:r>
        <w:rPr>
          <w:noProof/>
        </w:rPr>
        <w:t>14</w:t>
      </w:r>
      <w:r>
        <w:fldChar w:fldCharType="end"/>
      </w:r>
      <w:r>
        <w:t>: Headline benchmark results on the intersection set of n = 261 consensus-relevant posts. MAE, Emo F1, and Asp F1 are computed on the intersection set. Coverage and Rel F1 are computed on the full 400-post evaluation. Pearson r is computed on each cell’s own predicted set. Best per column in bold.</w:t>
      </w:r>
      <w:bookmarkEnd w:id="172"/>
    </w:p>
    <w:p w14:paraId="404EC251" w14:textId="77777777" w:rsidR="000D672E" w:rsidRDefault="1626D3F6">
      <w:pPr>
        <w:spacing w:after="120"/>
        <w:jc w:val="both"/>
      </w:pPr>
      <w:r>
        <w:rPr>
          <w:lang w:val="en-US"/>
        </w:rPr>
        <w:t>Three observations follow from Table 5.1. First, Llama 3.3 70B static few-shot pareto-dominates the matrix on the joint quality-coverage objective: it attains the highest emotion macro-F1 (0.552), the highest coverage (96.3%), the lowest end-to-end p95 latency in the matrix (1.28 s, see Section 5.6), and is within 0.04 macro-F1 of the per-dimension winner on aspect and relevance. No other cell achieves all three of competitive emotion, competitive aspect, and sub-1.5 s latency. Second, the per-dimension winners do not coincide: Qwen2.5-72B retrieved few-shot wins on score regression (MAE 0.312), Llama 3.3 70B retrieved few-shot wins on aspect (macro-F1 0.836), and Qwen2.5-72B static few-shot wins on relevance (macro-F1 0.994) and Pearson correlation (0.916). The trade-off space is real, and the production model choice depends on which dimension the deployed feature surfaces to the user. Third, coverage varies between 70.5% and 96.3% across cells, and this variation is itself a signal of model calibration on the relevance decision, examined in Section 5.4.4.</w:t>
      </w:r>
    </w:p>
    <w:p w14:paraId="2881722C" w14:textId="77777777" w:rsidR="000D672E" w:rsidRDefault="1626D3F6">
      <w:pPr>
        <w:spacing w:after="120"/>
        <w:jc w:val="both"/>
      </w:pPr>
      <w:r>
        <w:rPr>
          <w:lang w:val="en-US"/>
        </w:rPr>
        <w:t>Two pairwise significance results anchor the claims above. Llama 3.3 70B static few-shot beats Qwen2.5-72B static few-shot on emotion accuracy with McNemar p = 8.9 × 10⁻⁷ (60 wins, 17 losses out of 77 disagreements on the intersection set), and beats gpt-oss-120B static few-shot on the same metric with p = 1.2 × 10⁻⁴. Qwen2.5-72B retrieved few-shot beats gpt-oss-120B retrieved few-shot on MAE with bootstrap difference CI of [0.046, 0.155] (point estimate 0.102, p = 0.002). The full pairwise table appears in Appendix D.</w:t>
      </w:r>
    </w:p>
    <w:p w14:paraId="0905C62C" w14:textId="77777777" w:rsidR="000D672E" w:rsidRDefault="00611FB5">
      <w:r>
        <w:br w:type="page"/>
      </w:r>
    </w:p>
    <w:p w14:paraId="3D9044B3" w14:textId="77777777" w:rsidR="000D672E" w:rsidRDefault="00611FB5">
      <w:pPr>
        <w:pStyle w:val="Heading2"/>
        <w:spacing w:before="280" w:after="160"/>
      </w:pPr>
      <w:bookmarkStart w:id="173" w:name="_Toc229695674"/>
      <w:r>
        <w:rPr>
          <w:color w:val="000000"/>
        </w:rPr>
        <w:lastRenderedPageBreak/>
        <w:t>5.4 Findings by Label Dimension</w:t>
      </w:r>
      <w:bookmarkEnd w:id="173"/>
    </w:p>
    <w:p w14:paraId="62A86223" w14:textId="77777777" w:rsidR="000D672E" w:rsidRDefault="00611FB5">
      <w:pPr>
        <w:pStyle w:val="Heading3"/>
        <w:spacing w:before="220" w:after="120"/>
      </w:pPr>
      <w:bookmarkStart w:id="174" w:name="_Toc229695675"/>
      <w:r>
        <w:t>5.4.1 Sentiment Score</w:t>
      </w:r>
      <w:bookmarkEnd w:id="174"/>
    </w:p>
    <w:p w14:paraId="70C9D41E" w14:textId="77777777" w:rsidR="000D672E" w:rsidRDefault="1626D3F6">
      <w:pPr>
        <w:spacing w:after="120"/>
        <w:jc w:val="both"/>
      </w:pPr>
      <w:r>
        <w:rPr>
          <w:lang w:val="en-US"/>
        </w:rPr>
        <w:t>Qwen2.5-72B-Instruct is the strongest model on the regression component of the task. Its retrieved few-shot cell attains the lowest intersection-set MAE in the matrix (0.312), and its static few-shot cell attains the highest Pearson correlation (0.916). The two Qwen cells are statistically indistinguishable on full-coverage MAE: the paired bootstrap difference CI is [-0.012, 0.069] with point estimate 0.027). The advantage of Qwen on the score dimension is consistent with the model’s reputation for numerical reasoning in the Qwen2.5 technical report and is preserved across all three regimes, which suggests that the effect is rooted in pre-training rather than in prompting. Llama 3.3 70B trails the best Qwen cell by approximately 0.04 MAE on the intersection set, and gpt-oss-120B trails by approximately 0.08 MAE while also exhibiting the highest tail-error variance through its RMSE.</w:t>
      </w:r>
    </w:p>
    <w:p w14:paraId="09DB8953" w14:textId="77777777" w:rsidR="000D672E" w:rsidRDefault="00611FB5">
      <w:pPr>
        <w:pStyle w:val="Heading3"/>
        <w:spacing w:before="220" w:after="120"/>
      </w:pPr>
      <w:bookmarkStart w:id="175" w:name="_Toc229695676"/>
      <w:r>
        <w:t>5.4.2 Emotion Classification</w:t>
      </w:r>
      <w:bookmarkEnd w:id="175"/>
    </w:p>
    <w:p w14:paraId="462FE362" w14:textId="77777777" w:rsidR="000D672E" w:rsidRDefault="1626D3F6">
      <w:pPr>
        <w:spacing w:after="120"/>
        <w:jc w:val="both"/>
      </w:pPr>
      <w:r>
        <w:rPr>
          <w:lang w:val="en-US"/>
        </w:rPr>
        <w:t>Llama 3.3 70B is the strongest model on emotion classification, and the advantage is statistically robust. On the intersection set, Llama 3.3 70B static few-shot attains macro-F1 0.552 and Llama 3.3 70B retrieved few-shot attains 0.529, both more than 0.10 above the best Qwen cell (static few-shot, 0.388) and more than 0.03 above the best gpt-oss-120B cell (retrieved few-shot, 0.520). The Llama–Qwen gap on emotion accuracy is significant under McNemar at p = 8.9 × 10⁻⁷ for the static-few-shot pair, and the Llama–gpt-oss gap at p = 1.2 × 10⁻⁴. The combination of relatively high emotion accuracy (0.47–0.50) with low emotion macro-F1 (0.37–0.40) at Qwen indicates a model that classifies majority emotion classes well but performs poorly on minority emotions, an interpretation supported by the per-class confusion matrices stored alongside each parquet.</w:t>
      </w:r>
    </w:p>
    <w:p w14:paraId="36330337" w14:textId="77777777" w:rsidR="000D672E" w:rsidRDefault="00611FB5">
      <w:pPr>
        <w:pStyle w:val="Heading3"/>
        <w:spacing w:before="220" w:after="120"/>
      </w:pPr>
      <w:bookmarkStart w:id="176" w:name="_Toc229695677"/>
      <w:r>
        <w:t>5.4.3 Aspect Classification</w:t>
      </w:r>
      <w:bookmarkEnd w:id="176"/>
    </w:p>
    <w:p w14:paraId="5E0F1BF0" w14:textId="77777777" w:rsidR="000D672E" w:rsidRDefault="1626D3F6">
      <w:pPr>
        <w:spacing w:after="120"/>
        <w:jc w:val="both"/>
      </w:pPr>
      <w:r>
        <w:rPr>
          <w:lang w:val="en-US"/>
        </w:rPr>
        <w:t>Llama 3.3 70B retrieved few-shot is the strongest cell on aspect classification on the intersection set (macro-F1 0.836), with gpt-oss-120B retrieved few-shot a close runner-up at 0.830 and Qwen2.5-72B static few-shot at 0.815. The retrieved-few-shot regime is the strongest regime for aspect across every model, consistent with the literature on aspect-based sentiment analysis, in which targeted exemplars consistently improve performance because aspect labels in social-media text are linguistically subtler than emotion or polarity labels. The aspect dimension also exhibits the largest absolute regime effect: moving from zero-shot to retrieved few-shot shifts aspect macro-F1 by 0.025 to 0.071 across the three models.</w:t>
      </w:r>
    </w:p>
    <w:p w14:paraId="04AFA08E" w14:textId="77777777" w:rsidR="000D672E" w:rsidRDefault="00611FB5">
      <w:pPr>
        <w:pStyle w:val="Heading3"/>
        <w:spacing w:before="220" w:after="120"/>
      </w:pPr>
      <w:bookmarkStart w:id="177" w:name="_Toc229695678"/>
      <w:r>
        <w:t>5.4.4 Relevance Detection</w:t>
      </w:r>
      <w:bookmarkEnd w:id="177"/>
    </w:p>
    <w:p w14:paraId="60AF1D4F" w14:textId="77777777" w:rsidR="000D672E" w:rsidRDefault="1626D3F6">
      <w:pPr>
        <w:spacing w:after="120"/>
        <w:jc w:val="both"/>
      </w:pPr>
      <w:r>
        <w:rPr>
          <w:lang w:val="en-US"/>
        </w:rPr>
        <w:t>Relevance is a fourth label dimension on which the three models exhibit qualitatively different behaviour. Overall relevance macro-F1 ranks Qwen2.5-72B static few-shot first (0.994), followed by Qwen2.5-72B retrieved few-shot (0.988) and Llama 3.3 70B zero-shot (0.986). However, the headline metric conceals a meaningful calibration story that is best read through the per-class precision and recall on the minority irrelevant class:</w:t>
      </w:r>
    </w:p>
    <w:p w14:paraId="3904429B" w14:textId="77777777" w:rsidR="000D672E" w:rsidRDefault="1626D3F6" w:rsidP="00083E66">
      <w:pPr>
        <w:pStyle w:val="ListParagraph"/>
        <w:numPr>
          <w:ilvl w:val="0"/>
          <w:numId w:val="40"/>
        </w:numPr>
        <w:spacing w:after="80"/>
        <w:jc w:val="both"/>
      </w:pPr>
      <w:r>
        <w:rPr>
          <w:lang w:val="en-US"/>
        </w:rPr>
        <w:t xml:space="preserve">Llama 3.3 70B under-flags irrelevance. Its recall on the 15 gold-irrelevant posts ranges from 0.13 (retrieved few-shot) to 0.33 (zero-shot), meaning the model frequently produces a sentiment score </w:t>
      </w:r>
      <w:r>
        <w:rPr>
          <w:lang w:val="en-US"/>
        </w:rPr>
        <w:lastRenderedPageBreak/>
        <w:t>for posts that the gold standard considers off-topic. Its precision is high when it does flag (0.50–1.00), but downstream consumers of Llama predictions see contaminated brand-level aggregates.</w:t>
      </w:r>
    </w:p>
    <w:p w14:paraId="737C0527" w14:textId="77777777" w:rsidR="000D672E" w:rsidRDefault="1626D3F6" w:rsidP="00083E66">
      <w:pPr>
        <w:pStyle w:val="ListParagraph"/>
        <w:numPr>
          <w:ilvl w:val="0"/>
          <w:numId w:val="40"/>
        </w:numPr>
        <w:spacing w:after="80"/>
        <w:jc w:val="both"/>
      </w:pPr>
      <w:r>
        <w:rPr>
          <w:lang w:val="en-US"/>
        </w:rPr>
        <w:t>gpt-oss-120B over-flags irrelevance. Its precision on irrelevant predictions ranges from 0.13 (few-shot) to 0.23 (retrieved few-shot), meaning roughly four in five of its irrelevant calls are wrong. Recall is high, but the consequence is the dramatic drop in coverage observed in Table 5.1, where the model discards as much as 29.5% of the evaluation set on its own initiative.</w:t>
      </w:r>
    </w:p>
    <w:p w14:paraId="77DEA8FE" w14:textId="77777777" w:rsidR="000D672E" w:rsidRDefault="1626D3F6" w:rsidP="00083E66">
      <w:pPr>
        <w:pStyle w:val="ListParagraph"/>
        <w:numPr>
          <w:ilvl w:val="0"/>
          <w:numId w:val="40"/>
        </w:numPr>
        <w:spacing w:after="80"/>
        <w:jc w:val="both"/>
      </w:pPr>
      <w:r>
        <w:rPr>
          <w:lang w:val="en-US"/>
        </w:rPr>
        <w:t>Qwen2.5-72B static few-shot is the best-calibrated relevance judge. Its irrelevant-class recall is 0.73 and its irrelevant-class precision is 0.92, giving the highest joint score on the minority class. Together with its 96.0% overall coverage, Qwen static is the only cell that combines high coverage with a credible relevance filter.</w:t>
      </w:r>
    </w:p>
    <w:p w14:paraId="340613D5" w14:textId="77777777" w:rsidR="000D672E" w:rsidRDefault="1626D3F6">
      <w:pPr>
        <w:spacing w:after="120"/>
        <w:jc w:val="both"/>
      </w:pPr>
      <w:r>
        <w:rPr>
          <w:lang w:val="en-US"/>
        </w:rPr>
        <w:t>The operational implication is that relevance macro-F1 alone is misleading: a high overall F1 is easy to achieve when the irrelevant class is small, and the precision–recall breakdown is the dimension that determines whether the downstream sample is biased. For the production system, this argues either for adopting Qwen’s relevance behaviour wholesale or for adding a thin auxiliary relevance classifier that overrides the primary model’s decision when the two disagree.</w:t>
      </w:r>
    </w:p>
    <w:p w14:paraId="68339A15" w14:textId="77777777" w:rsidR="000D672E" w:rsidRDefault="00611FB5">
      <w:pPr>
        <w:pStyle w:val="Heading2"/>
        <w:spacing w:before="280" w:after="160"/>
      </w:pPr>
      <w:bookmarkStart w:id="178" w:name="_Toc229695679"/>
      <w:r>
        <w:rPr>
          <w:color w:val="000000"/>
        </w:rPr>
        <w:t>5.5 Effect of Prompting Regime</w:t>
      </w:r>
      <w:bookmarkEnd w:id="178"/>
    </w:p>
    <w:p w14:paraId="1EAB1151" w14:textId="77777777" w:rsidR="000D672E" w:rsidRDefault="1626D3F6">
      <w:pPr>
        <w:spacing w:after="120"/>
        <w:jc w:val="both"/>
      </w:pPr>
      <w:r>
        <w:rPr>
          <w:lang w:val="en-US"/>
        </w:rPr>
        <w:t>Holding the model fixed, the prompting regime exerts a smaller but systematic effect. Averaged across the three models on the intersection set, moving from zero-shot to static few-shot reduces MAE by 0.024 (from 0.395 to 0.361), raises emotion macro-F1 by 0.034 (from 0.434 to 0.468), and raises aspect macro-F1 by 0.025 (from 0.782 to 0.808). Moving from static few-shot to retrieved few-shot has a more selective effect: it improves aspect macro-F1 by an additional 0.007 (averaged) and emotion macro-F1 by 0.016, but shows essentially no improvement on the score-regression metrics, where the static set already encodes the calibration distribution. Table 5.2 summarises the averaged regime effect across models.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1600"/>
        <w:gridCol w:w="1600"/>
        <w:gridCol w:w="1600"/>
        <w:gridCol w:w="1560"/>
      </w:tblGrid>
      <w:tr w:rsidR="000D672E" w14:paraId="77811E9B" w14:textId="77777777" w:rsidTr="007F0749">
        <w:trPr>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3C4034E" w14:textId="77777777" w:rsidR="000D672E" w:rsidRDefault="00611FB5">
            <w:pPr>
              <w:spacing w:after="0" w:line="240" w:lineRule="auto"/>
            </w:pPr>
            <w:r>
              <w:rPr>
                <w:b/>
                <w:bCs/>
                <w:sz w:val="20"/>
                <w:szCs w:val="20"/>
              </w:rPr>
              <w:t>Regime (averaged over 3 models, intersection set)</w:t>
            </w:r>
          </w:p>
        </w:tc>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1BF87A0" w14:textId="77777777" w:rsidR="000D672E" w:rsidRDefault="00611FB5">
            <w:pPr>
              <w:spacing w:after="0" w:line="240" w:lineRule="auto"/>
              <w:jc w:val="center"/>
            </w:pPr>
            <w:r>
              <w:rPr>
                <w:b/>
                <w:bCs/>
                <w:sz w:val="20"/>
                <w:szCs w:val="20"/>
              </w:rPr>
              <w:t>MAE</w:t>
            </w:r>
          </w:p>
        </w:tc>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BC2D91F" w14:textId="77777777" w:rsidR="000D672E" w:rsidRDefault="00611FB5">
            <w:pPr>
              <w:spacing w:after="0" w:line="240" w:lineRule="auto"/>
              <w:jc w:val="center"/>
            </w:pPr>
            <w:r>
              <w:rPr>
                <w:b/>
                <w:bCs/>
                <w:sz w:val="20"/>
                <w:szCs w:val="20"/>
              </w:rPr>
              <w:t>Pearson r</w:t>
            </w:r>
          </w:p>
        </w:tc>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D10457E" w14:textId="77777777" w:rsidR="000D672E" w:rsidRDefault="00611FB5">
            <w:pPr>
              <w:spacing w:after="0" w:line="240" w:lineRule="auto"/>
              <w:jc w:val="center"/>
            </w:pPr>
            <w:r>
              <w:rPr>
                <w:b/>
                <w:bCs/>
                <w:sz w:val="20"/>
                <w:szCs w:val="20"/>
              </w:rPr>
              <w:t>Emo F1</w:t>
            </w:r>
          </w:p>
        </w:tc>
        <w:tc>
          <w:tcPr>
            <w:tcW w:w="15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446B457" w14:textId="77777777" w:rsidR="000D672E" w:rsidRDefault="00611FB5">
            <w:pPr>
              <w:spacing w:after="0" w:line="240" w:lineRule="auto"/>
              <w:jc w:val="center"/>
            </w:pPr>
            <w:r>
              <w:rPr>
                <w:b/>
                <w:bCs/>
                <w:sz w:val="20"/>
                <w:szCs w:val="20"/>
              </w:rPr>
              <w:t>Asp F1</w:t>
            </w:r>
          </w:p>
        </w:tc>
      </w:tr>
      <w:tr w:rsidR="000D672E" w14:paraId="572D6591" w14:textId="77777777" w:rsidTr="007F0749">
        <w:trPr>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801892" w14:textId="77777777" w:rsidR="000D672E" w:rsidRDefault="00611FB5">
            <w:pPr>
              <w:spacing w:after="0" w:line="240" w:lineRule="auto"/>
            </w:pPr>
            <w:r>
              <w:rPr>
                <w:sz w:val="20"/>
                <w:szCs w:val="20"/>
              </w:rPr>
              <w:t>Zero-shot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3B610B" w14:textId="77777777" w:rsidR="000D672E" w:rsidRDefault="00611FB5">
            <w:pPr>
              <w:spacing w:after="0" w:line="240" w:lineRule="auto"/>
              <w:jc w:val="center"/>
            </w:pPr>
            <w:r>
              <w:rPr>
                <w:sz w:val="20"/>
                <w:szCs w:val="20"/>
              </w:rPr>
              <w:t>0.395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06D230" w14:textId="77777777" w:rsidR="000D672E" w:rsidRDefault="00611FB5">
            <w:pPr>
              <w:spacing w:after="0" w:line="240" w:lineRule="auto"/>
              <w:jc w:val="center"/>
            </w:pPr>
            <w:r>
              <w:rPr>
                <w:sz w:val="20"/>
                <w:szCs w:val="20"/>
              </w:rPr>
              <w:t>0.883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BA6A8E" w14:textId="77777777" w:rsidR="000D672E" w:rsidRDefault="00611FB5">
            <w:pPr>
              <w:spacing w:after="0" w:line="240" w:lineRule="auto"/>
              <w:jc w:val="center"/>
            </w:pPr>
            <w:r>
              <w:rPr>
                <w:sz w:val="20"/>
                <w:szCs w:val="20"/>
              </w:rPr>
              <w:t>0.434</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6B1BC" w14:textId="77777777" w:rsidR="000D672E" w:rsidRDefault="00611FB5">
            <w:pPr>
              <w:spacing w:after="0" w:line="240" w:lineRule="auto"/>
              <w:jc w:val="center"/>
            </w:pPr>
            <w:r>
              <w:rPr>
                <w:sz w:val="20"/>
                <w:szCs w:val="20"/>
              </w:rPr>
              <w:t>0.782</w:t>
            </w:r>
          </w:p>
        </w:tc>
      </w:tr>
      <w:tr w:rsidR="000D672E" w14:paraId="5DEC3CA9" w14:textId="77777777" w:rsidTr="007F0749">
        <w:trPr>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9E5794" w14:textId="77777777" w:rsidR="000D672E" w:rsidRDefault="00611FB5">
            <w:pPr>
              <w:spacing w:after="0" w:line="240" w:lineRule="auto"/>
            </w:pPr>
            <w:r>
              <w:rPr>
                <w:sz w:val="20"/>
                <w:szCs w:val="20"/>
              </w:rPr>
              <w:t>Static few-shot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26B74" w14:textId="77777777" w:rsidR="000D672E" w:rsidRDefault="00611FB5">
            <w:pPr>
              <w:spacing w:after="0" w:line="240" w:lineRule="auto"/>
              <w:jc w:val="center"/>
            </w:pPr>
            <w:r>
              <w:rPr>
                <w:sz w:val="20"/>
                <w:szCs w:val="20"/>
              </w:rPr>
              <w:t>0.361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31452A" w14:textId="77777777" w:rsidR="000D672E" w:rsidRDefault="00611FB5">
            <w:pPr>
              <w:spacing w:after="0" w:line="240" w:lineRule="auto"/>
              <w:jc w:val="center"/>
            </w:pPr>
            <w:r>
              <w:rPr>
                <w:sz w:val="20"/>
                <w:szCs w:val="20"/>
              </w:rPr>
              <w:t>0.899</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37380C" w14:textId="77777777" w:rsidR="000D672E" w:rsidRDefault="00611FB5">
            <w:pPr>
              <w:spacing w:after="0" w:line="240" w:lineRule="auto"/>
              <w:jc w:val="center"/>
            </w:pPr>
            <w:r>
              <w:rPr>
                <w:sz w:val="20"/>
                <w:szCs w:val="20"/>
              </w:rPr>
              <w:t>0.468</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6DEB64" w14:textId="77777777" w:rsidR="000D672E" w:rsidRDefault="00611FB5">
            <w:pPr>
              <w:spacing w:after="0" w:line="240" w:lineRule="auto"/>
              <w:jc w:val="center"/>
            </w:pPr>
            <w:r>
              <w:rPr>
                <w:sz w:val="20"/>
                <w:szCs w:val="20"/>
              </w:rPr>
              <w:t>0.808</w:t>
            </w:r>
          </w:p>
        </w:tc>
      </w:tr>
      <w:tr w:rsidR="000D672E" w14:paraId="3A8938E4" w14:textId="77777777" w:rsidTr="007F0749">
        <w:trPr>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DFF75C" w14:textId="77777777" w:rsidR="000D672E" w:rsidRDefault="00611FB5">
            <w:pPr>
              <w:spacing w:after="0" w:line="240" w:lineRule="auto"/>
            </w:pPr>
            <w:r>
              <w:rPr>
                <w:sz w:val="20"/>
                <w:szCs w:val="20"/>
              </w:rPr>
              <w:t>Retrieved few-shot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2167B5" w14:textId="77777777" w:rsidR="000D672E" w:rsidRDefault="00611FB5">
            <w:pPr>
              <w:spacing w:after="0" w:line="240" w:lineRule="auto"/>
              <w:jc w:val="center"/>
            </w:pPr>
            <w:r>
              <w:rPr>
                <w:sz w:val="20"/>
                <w:szCs w:val="20"/>
              </w:rPr>
              <w:t>0.361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9431B7" w14:textId="77777777" w:rsidR="000D672E" w:rsidRDefault="00611FB5">
            <w:pPr>
              <w:spacing w:after="0" w:line="240" w:lineRule="auto"/>
              <w:jc w:val="center"/>
            </w:pPr>
            <w:r>
              <w:rPr>
                <w:sz w:val="20"/>
                <w:szCs w:val="20"/>
              </w:rPr>
              <w:t>0.886</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4424B4" w14:textId="77777777" w:rsidR="000D672E" w:rsidRDefault="00611FB5">
            <w:pPr>
              <w:spacing w:after="0" w:line="240" w:lineRule="auto"/>
              <w:jc w:val="center"/>
            </w:pPr>
            <w:r>
              <w:rPr>
                <w:sz w:val="20"/>
                <w:szCs w:val="20"/>
              </w:rPr>
              <w:t>0.484</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40E476" w14:textId="77777777" w:rsidR="000D672E" w:rsidRDefault="00611FB5">
            <w:pPr>
              <w:spacing w:after="0" w:line="240" w:lineRule="auto"/>
              <w:jc w:val="center"/>
            </w:pPr>
            <w:r>
              <w:rPr>
                <w:sz w:val="20"/>
                <w:szCs w:val="20"/>
              </w:rPr>
              <w:t>0.815</w:t>
            </w:r>
          </w:p>
        </w:tc>
      </w:tr>
    </w:tbl>
    <w:p w14:paraId="3D585B3E" w14:textId="77777777" w:rsidR="000D672E" w:rsidRDefault="00611FB5" w:rsidP="00B66446">
      <w:pPr>
        <w:pStyle w:val="Caption"/>
      </w:pPr>
      <w:bookmarkStart w:id="179" w:name="_Toc229695732"/>
      <w:r>
        <w:t xml:space="preserve">Table </w:t>
      </w:r>
      <w:r>
        <w:fldChar w:fldCharType="begin"/>
      </w:r>
      <w:r>
        <w:instrText xml:space="preserve"> SEQ Table \* ARABIC </w:instrText>
      </w:r>
      <w:r>
        <w:fldChar w:fldCharType="separate"/>
      </w:r>
      <w:r>
        <w:rPr>
          <w:noProof/>
        </w:rPr>
        <w:t>15</w:t>
      </w:r>
      <w:r>
        <w:fldChar w:fldCharType="end"/>
      </w:r>
      <w:r>
        <w:t>: Mean of each intersection-set metric over the three models, broken out by prompting regime. Static few-shot is the strongest regime on score regression; retrieved few-shot is the strongest on emotion and aspect classification.</w:t>
      </w:r>
      <w:bookmarkEnd w:id="179"/>
    </w:p>
    <w:p w14:paraId="01B14041" w14:textId="77777777" w:rsidR="000D672E" w:rsidRDefault="1626D3F6">
      <w:pPr>
        <w:spacing w:after="120"/>
        <w:jc w:val="both"/>
      </w:pPr>
      <w:r>
        <w:rPr>
          <w:lang w:val="en-US"/>
        </w:rPr>
        <w:t>A practical reading of Table 5.2 is that the two few-shot regimes target different parts of the task. Static few-shot disciplines the model’s numerical score output by exposing it to a fixed and well-calibrated reference distribution. Retrieved few-shot supplies semantically proximate examples for each post, which is particularly valuable on the categorical dimensions where the right label depends on subtle textual cues. This dissociation explains why the production analyzer ultimately benefits from a hybrid approach in which the same exemplar pool is used for static and retrieved regimes.</w:t>
      </w:r>
    </w:p>
    <w:p w14:paraId="07FAB237" w14:textId="77777777" w:rsidR="00E27491" w:rsidRDefault="00000000">
      <w:pPr>
        <w:pStyle w:val="Heading3"/>
        <w:spacing w:before="220" w:after="120"/>
        <w:rPr>
          <w:ins w:id="180" w:author="Claude" w:date="2026-05-15T00:00:00Z"/>
        </w:rPr>
      </w:pPr>
      <w:ins w:id="181" w:author="Claude" w:date="2026-05-15T00:00:00Z">
        <w:r>
          <w:lastRenderedPageBreak/>
          <w:t>5.5.1 Worked example: one post across the three regimes</w:t>
        </w:r>
      </w:ins>
    </w:p>
    <w:p w14:paraId="3793AF17" w14:textId="77777777" w:rsidR="00E27491" w:rsidRDefault="00000000">
      <w:pPr>
        <w:spacing w:after="120"/>
        <w:jc w:val="both"/>
        <w:rPr>
          <w:ins w:id="182" w:author="Claude" w:date="2026-05-15T00:00:00Z"/>
        </w:rPr>
      </w:pPr>
      <w:ins w:id="183" w:author="Claude" w:date="2026-05-15T00:00:00Z">
        <w:r>
          <w:t>To make the regime effect concrete, this subsection traces a single control-set post through all three Llama 3.3 70B cells. The post is a short comparative statement about pricing; the gold label is score 4.0, emotion JOY, aspect PRICING. The three regimes produce three different outputs, and the differences are attributable to the in-context demonstrations injected by each regime, not to the underlying model. The verbatim system prompt and the wrapper templates are reproduced in Appendix F; this subsection only shows the demonstrations actually injected and the resulting predictions.</w:t>
        </w:r>
      </w:ins>
    </w:p>
    <w:p w14:paraId="37B0DE49" w14:textId="77777777" w:rsidR="00E27491" w:rsidRDefault="00000000">
      <w:pPr>
        <w:spacing w:after="120"/>
        <w:jc w:val="both"/>
        <w:rPr>
          <w:ins w:id="184" w:author="Claude" w:date="2026-05-15T00:00:00Z"/>
        </w:rPr>
      </w:pPr>
      <w:ins w:id="185" w:author="Claude" w:date="2026-05-15T00:00:00Z">
        <w:r>
          <w:rPr>
            <w:b/>
            <w:bCs/>
          </w:rPr>
          <w:t>Post (id 278 in apps/benchmark/data/control.jsonl):</w:t>
        </w:r>
      </w:ins>
    </w:p>
    <w:p w14:paraId="174C7861" w14:textId="77777777" w:rsidR="00E27491" w:rsidRDefault="00000000" w:rsidP="00C62193">
      <w:pPr>
        <w:spacing w:after="60"/>
        <w:ind w:left="360"/>
        <w:jc w:val="center"/>
        <w:rPr>
          <w:ins w:id="186" w:author="Claude" w:date="2026-05-15T00:00:00Z"/>
        </w:rPr>
      </w:pPr>
      <w:ins w:id="187" w:author="Claude" w:date="2026-05-15T00:00:00Z">
        <w:r>
          <w:rPr>
            <w:rFonts w:ascii="Consolas" w:hAnsi="Consolas" w:cs="Consolas"/>
            <w:sz w:val="18"/>
            <w:szCs w:val="18"/>
          </w:rPr>
          <w:t>"I was set on getting an iPad Pro, but the price for a 512 GB MacBook Neo is just too good not to consider."</w:t>
        </w:r>
      </w:ins>
    </w:p>
    <w:p w14:paraId="6BB2DD41" w14:textId="77777777" w:rsidR="00E27491" w:rsidRDefault="00000000" w:rsidP="00C62193">
      <w:pPr>
        <w:spacing w:after="120"/>
        <w:rPr>
          <w:ins w:id="188" w:author="Claude" w:date="2026-05-15T00:00:00Z"/>
        </w:rPr>
      </w:pPr>
      <w:ins w:id="189" w:author="Claude" w:date="2026-05-15T00:00:00Z">
        <w:r>
          <w:t>Gold: score = 4.0, emotion = JOY, aspect = PRICING.</w:t>
        </w:r>
      </w:ins>
    </w:p>
    <w:p w14:paraId="47DEF369" w14:textId="77777777" w:rsidR="00E27491" w:rsidRDefault="00000000">
      <w:pPr>
        <w:spacing w:after="120"/>
        <w:jc w:val="both"/>
        <w:rPr>
          <w:ins w:id="190" w:author="Claude" w:date="2026-05-15T00:00:00Z"/>
        </w:rPr>
      </w:pPr>
      <w:ins w:id="191" w:author="Claude" w:date="2026-05-15T00:00:00Z">
        <w:r>
          <w:rPr>
            <w:b/>
            <w:bCs/>
          </w:rPr>
          <w:t>Zero-shot.</w:t>
        </w:r>
      </w:ins>
    </w:p>
    <w:p w14:paraId="4F2CD318" w14:textId="77777777" w:rsidR="00E27491" w:rsidRDefault="00000000">
      <w:pPr>
        <w:spacing w:after="120"/>
        <w:jc w:val="both"/>
        <w:rPr>
          <w:ins w:id="192" w:author="Claude" w:date="2026-05-15T00:00:00Z"/>
        </w:rPr>
      </w:pPr>
      <w:ins w:id="193" w:author="Claude" w:date="2026-05-15T00:00:00Z">
        <w:r>
          <w:t>No exemplars are appended; the model receives only the system prompt of Appendix F.1 followed by the post. The cell returns score = 3.5, emotion = SURPRISE, aspect = PRICING — the model reads “too good not to consider” as a moment of surprise rather than a settled positive preference, and slightly undershoots the score.</w:t>
        </w:r>
      </w:ins>
    </w:p>
    <w:p w14:paraId="05AB124B" w14:textId="77777777" w:rsidR="00E27491" w:rsidRDefault="00000000">
      <w:pPr>
        <w:spacing w:after="120"/>
        <w:jc w:val="both"/>
        <w:rPr>
          <w:ins w:id="194" w:author="Claude" w:date="2026-05-15T00:00:00Z"/>
        </w:rPr>
      </w:pPr>
      <w:ins w:id="195" w:author="Claude" w:date="2026-05-15T00:00:00Z">
        <w:r>
          <w:rPr>
            <w:b/>
            <w:bCs/>
          </w:rPr>
          <w:t>Static few-shot.</w:t>
        </w:r>
      </w:ins>
    </w:p>
    <w:p w14:paraId="0EE9812B" w14:textId="77777777" w:rsidR="00E27491" w:rsidRDefault="00000000">
      <w:pPr>
        <w:spacing w:after="120"/>
        <w:jc w:val="both"/>
        <w:rPr>
          <w:ins w:id="196" w:author="Claude" w:date="2026-05-15T00:00:00Z"/>
        </w:rPr>
      </w:pPr>
      <w:ins w:id="197" w:author="Claude" w:date="2026-05-15T00:00:00Z">
        <w:r>
          <w:t>The same ten labelled exemplars are prepended to every test post. The set is drawn from apps/benchmark/data/exemplars.jsonl (ids 10005, 10006, 10008, 10013, 10016, 10025, 10028, 10029, 10033, 10065) and is stratified to span the score range and the aspect taxonomy. The exemplars appear in the prompt in the format documented in Appendix F.2. The cell returns score = 3.0, emotion = SURPRISE, aspect = PRICING — the fixed exemplar set actually pulls the score below zero-shot, because the static set is dominated by mid-scale PRODUCT exemplars rather than enthusiastic PRICING examples that would anchor the model toward the gold JOY/4.0 reading.</w:t>
        </w:r>
      </w:ins>
    </w:p>
    <w:p w14:paraId="2F0D11C2" w14:textId="77777777" w:rsidR="00E27491" w:rsidRDefault="00000000">
      <w:pPr>
        <w:spacing w:after="120"/>
        <w:jc w:val="both"/>
        <w:rPr>
          <w:ins w:id="198" w:author="Claude" w:date="2026-05-15T00:00:00Z"/>
        </w:rPr>
      </w:pPr>
      <w:ins w:id="199" w:author="Claude" w:date="2026-05-15T00:00:00Z">
        <w:r>
          <w:rPr>
            <w:b/>
            <w:bCs/>
          </w:rPr>
          <w:t>Retrieved few-shot.</w:t>
        </w:r>
      </w:ins>
    </w:p>
    <w:p w14:paraId="236F0FBA" w14:textId="77777777" w:rsidR="00E27491" w:rsidRDefault="00000000">
      <w:pPr>
        <w:spacing w:after="120"/>
        <w:jc w:val="both"/>
        <w:rPr>
          <w:ins w:id="200" w:author="Claude" w:date="2026-05-15T00:00:00Z"/>
        </w:rPr>
      </w:pPr>
      <w:ins w:id="201" w:author="Claude" w:date="2026-05-15T00:00:00Z">
        <w:r>
          <w:t>The retriever selects the top k = 4 most similar exemplars by cosine similarity in the nomic-embed-text-v1.5 embedding space, with fold masking applied. For this post, the retrieved set is:</w:t>
        </w:r>
      </w:ins>
    </w:p>
    <w:p w14:paraId="76BB1AA6" w14:textId="57773E7E" w:rsidR="0019182A" w:rsidRDefault="00000000">
      <w:pPr>
        <w:spacing w:after="40"/>
        <w:ind w:left="360"/>
        <w:rPr>
          <w:ins w:id="202" w:author="Claude" w:date="2026-05-15T00:00:00Z"/>
        </w:rPr>
      </w:pPr>
      <w:ins w:id="203" w:author="Claude" w:date="2026-05-15T00:00:00Z">
        <w:r>
          <w:rPr>
            <w:b/>
            <w:bCs/>
          </w:rPr>
          <w:t>id 10063</w:t>
        </w:r>
      </w:ins>
      <w:r w:rsidR="005D7056">
        <w:rPr>
          <w:b/>
          <w:bCs/>
        </w:rPr>
        <w:t>,</w:t>
      </w:r>
      <w:ins w:id="204" w:author="Claude" w:date="2026-05-15T00:00:00Z">
        <w:r>
          <w:rPr>
            <w:b/>
            <w:bCs/>
          </w:rPr>
          <w:t xml:space="preserve"> score 2.5, FEAR, PRODUCT</w:t>
        </w:r>
      </w:ins>
    </w:p>
    <w:p w14:paraId="02FA4878" w14:textId="77777777" w:rsidR="0019182A" w:rsidRDefault="00000000">
      <w:pPr>
        <w:spacing w:after="160"/>
        <w:ind w:left="720"/>
        <w:jc w:val="both"/>
        <w:rPr>
          <w:ins w:id="205" w:author="Claude" w:date="2026-05-15T00:00:00Z"/>
        </w:rPr>
      </w:pPr>
      <w:ins w:id="206" w:author="Claude" w:date="2026-05-15T00:00:00Z">
        <w:r>
          <w:rPr>
            <w:i/>
            <w:iCs/>
          </w:rPr>
          <w:t>“anyone else worried Apple is going to abandon iPad like they did iPod”</w:t>
        </w:r>
      </w:ins>
    </w:p>
    <w:p w14:paraId="56BAE84D" w14:textId="205BB384" w:rsidR="0019182A" w:rsidRDefault="00000000">
      <w:pPr>
        <w:spacing w:after="40"/>
        <w:ind w:left="360"/>
        <w:rPr>
          <w:ins w:id="207" w:author="Claude" w:date="2026-05-15T00:00:00Z"/>
        </w:rPr>
      </w:pPr>
      <w:ins w:id="208" w:author="Claude" w:date="2026-05-15T00:00:00Z">
        <w:r>
          <w:rPr>
            <w:b/>
            <w:bCs/>
          </w:rPr>
          <w:t>id 10059</w:t>
        </w:r>
      </w:ins>
      <w:r w:rsidR="005D7056">
        <w:rPr>
          <w:b/>
          <w:bCs/>
        </w:rPr>
        <w:t>,</w:t>
      </w:r>
      <w:ins w:id="209" w:author="Claude" w:date="2026-05-15T00:00:00Z">
        <w:r>
          <w:rPr>
            <w:b/>
            <w:bCs/>
          </w:rPr>
          <w:t xml:space="preserve"> score 4.0, JOY, PRODUCT</w:t>
        </w:r>
      </w:ins>
    </w:p>
    <w:p w14:paraId="5B6EC178" w14:textId="77777777" w:rsidR="0019182A" w:rsidRDefault="00000000">
      <w:pPr>
        <w:spacing w:after="160"/>
        <w:ind w:left="720"/>
        <w:jc w:val="both"/>
        <w:rPr>
          <w:ins w:id="210" w:author="Claude" w:date="2026-05-15T00:00:00Z"/>
        </w:rPr>
      </w:pPr>
      <w:ins w:id="211" w:author="Claude" w:date="2026-05-15T00:00:00Z">
        <w:r>
          <w:rPr>
            <w:i/>
            <w:iCs/>
          </w:rPr>
          <w:t>“Apple TV 4K with the new remote is genuinely the best streaming experience I've used”</w:t>
        </w:r>
      </w:ins>
    </w:p>
    <w:p w14:paraId="4300EDDD" w14:textId="6A2EC6A4" w:rsidR="0019182A" w:rsidRDefault="00000000">
      <w:pPr>
        <w:spacing w:after="40"/>
        <w:ind w:left="360"/>
        <w:rPr>
          <w:ins w:id="212" w:author="Claude" w:date="2026-05-15T00:00:00Z"/>
        </w:rPr>
      </w:pPr>
      <w:ins w:id="213" w:author="Claude" w:date="2026-05-15T00:00:00Z">
        <w:r>
          <w:rPr>
            <w:b/>
            <w:bCs/>
          </w:rPr>
          <w:t>id 10060</w:t>
        </w:r>
      </w:ins>
      <w:r w:rsidR="005D7056">
        <w:rPr>
          <w:b/>
          <w:bCs/>
        </w:rPr>
        <w:t>,</w:t>
      </w:r>
      <w:ins w:id="214" w:author="Claude" w:date="2026-05-15T00:00:00Z">
        <w:r>
          <w:rPr>
            <w:b/>
            <w:bCs/>
          </w:rPr>
          <w:t xml:space="preserve"> score 2.0, FEAR, PRODUCT</w:t>
        </w:r>
      </w:ins>
    </w:p>
    <w:p w14:paraId="15B205E3" w14:textId="77777777" w:rsidR="0019182A" w:rsidRDefault="00000000">
      <w:pPr>
        <w:spacing w:after="160"/>
        <w:ind w:left="720"/>
        <w:jc w:val="both"/>
        <w:rPr>
          <w:ins w:id="215" w:author="Claude" w:date="2026-05-15T00:00:00Z"/>
        </w:rPr>
      </w:pPr>
      <w:ins w:id="216" w:author="Claude" w:date="2026-05-15T00:00:00Z">
        <w:r>
          <w:rPr>
            <w:i/>
            <w:iCs/>
          </w:rPr>
          <w:t>“afraid to give Apple my passport for the new digital ID feature, but everyone says it's fine”</w:t>
        </w:r>
      </w:ins>
    </w:p>
    <w:p w14:paraId="69989DB2" w14:textId="315C6C90" w:rsidR="0019182A" w:rsidRDefault="00000000">
      <w:pPr>
        <w:spacing w:after="40"/>
        <w:ind w:left="360"/>
        <w:rPr>
          <w:ins w:id="217" w:author="Claude" w:date="2026-05-15T00:00:00Z"/>
        </w:rPr>
      </w:pPr>
      <w:ins w:id="218" w:author="Claude" w:date="2026-05-15T00:00:00Z">
        <w:r>
          <w:rPr>
            <w:b/>
            <w:bCs/>
          </w:rPr>
          <w:t>id 10001</w:t>
        </w:r>
      </w:ins>
      <w:r w:rsidR="005D7056">
        <w:rPr>
          <w:b/>
          <w:bCs/>
        </w:rPr>
        <w:t xml:space="preserve">, </w:t>
      </w:r>
      <w:ins w:id="219" w:author="Claude" w:date="2026-05-15T00:00:00Z">
        <w:r>
          <w:rPr>
            <w:b/>
            <w:bCs/>
          </w:rPr>
          <w:t>score 4.5, JOY, PRODUCT</w:t>
        </w:r>
      </w:ins>
    </w:p>
    <w:p w14:paraId="1EE69367" w14:textId="77777777" w:rsidR="0019182A" w:rsidRDefault="00000000">
      <w:pPr>
        <w:spacing w:after="160"/>
        <w:ind w:left="720"/>
        <w:jc w:val="both"/>
        <w:rPr>
          <w:ins w:id="220" w:author="Claude" w:date="2026-05-15T00:00:00Z"/>
        </w:rPr>
      </w:pPr>
      <w:ins w:id="221" w:author="Claude" w:date="2026-05-15T00:00:00Z">
        <w:r>
          <w:rPr>
            <w:i/>
            <w:iCs/>
          </w:rPr>
          <w:t>“iPhone 17 Pro camera in low light is genuinely amazing, night mode finally lives up to the marketing”</w:t>
        </w:r>
      </w:ins>
    </w:p>
    <w:p w14:paraId="0EB192D0" w14:textId="77777777" w:rsidR="00E27491" w:rsidRDefault="00000000">
      <w:pPr>
        <w:spacing w:after="120"/>
        <w:jc w:val="both"/>
        <w:rPr>
          <w:ins w:id="222" w:author="Claude" w:date="2026-05-15T00:00:00Z"/>
        </w:rPr>
      </w:pPr>
      <w:ins w:id="223" w:author="Claude" w:date="2026-05-15T00:00:00Z">
        <w:r>
          <w:lastRenderedPageBreak/>
          <w:t>The retrieved set is mixed: two of the four exemplars (10059, 10001) carry JOY at scores 4.0 and 4.5 and share the test post’s “genuinely too good” enthusiastic frame; the remaining two are FEAR-labelled and were retrieved on lexical overlap with “iPad” rather than semantic alignment. The cell returns score = 4.0, emotion = JOY, aspect = PRICING — all three dimensions match gold. The two JOY exemplars are sufficient to flip the emotion from SURPRISE to JOY and to recover the +0.5 score that static had lost relative to zero-shot. The PRICING aspect is stable across all three regimes because none of the exemplars in any regime are PRICING-labelled; the aspect call is the model’s own.</w:t>
        </w:r>
      </w:ins>
    </w:p>
    <w:p w14:paraId="4D59F879" w14:textId="77777777" w:rsidR="00E27491" w:rsidRDefault="00000000">
      <w:pPr>
        <w:spacing w:after="120"/>
        <w:jc w:val="both"/>
        <w:rPr>
          <w:ins w:id="224" w:author="Claude" w:date="2026-05-15T00:00:00Z"/>
        </w:rPr>
      </w:pPr>
      <w:ins w:id="225" w:author="Claude" w:date="2026-05-15T00:00:00Z">
        <w:r>
          <w:rPr>
            <w:b/>
            <w:bCs/>
          </w:rPr>
          <w:t>Summary table for post 278 (Llama 3.3 70B):</w:t>
        </w:r>
      </w:ins>
    </w:p>
    <w:p w14:paraId="0F9E1BAB" w14:textId="77777777" w:rsidR="00E27491" w:rsidRDefault="00000000" w:rsidP="005D7056">
      <w:pPr>
        <w:spacing w:after="60"/>
        <w:ind w:left="360"/>
        <w:jc w:val="center"/>
        <w:rPr>
          <w:ins w:id="226" w:author="Claude" w:date="2026-05-15T00:00:00Z"/>
        </w:rPr>
      </w:pPr>
      <w:ins w:id="227" w:author="Claude" w:date="2026-05-15T00:00:00Z">
        <w:r>
          <w:rPr>
            <w:rFonts w:ascii="Consolas" w:hAnsi="Consolas" w:cs="Consolas"/>
            <w:sz w:val="18"/>
            <w:szCs w:val="18"/>
          </w:rPr>
          <w:t>regime          | score | emotion   | aspect</w:t>
        </w:r>
      </w:ins>
    </w:p>
    <w:p w14:paraId="3F981D34" w14:textId="77777777" w:rsidR="00E27491" w:rsidRDefault="00000000" w:rsidP="005D7056">
      <w:pPr>
        <w:spacing w:after="60"/>
        <w:ind w:left="360"/>
        <w:jc w:val="center"/>
        <w:rPr>
          <w:ins w:id="228" w:author="Claude" w:date="2026-05-15T00:00:00Z"/>
        </w:rPr>
      </w:pPr>
      <w:ins w:id="229" w:author="Claude" w:date="2026-05-15T00:00:00Z">
        <w:r>
          <w:rPr>
            <w:rFonts w:ascii="Consolas" w:hAnsi="Consolas" w:cs="Consolas"/>
            <w:sz w:val="18"/>
            <w:szCs w:val="18"/>
          </w:rPr>
          <w:t>zero-shot       | 3.5   | SURPRISE  | PRICING</w:t>
        </w:r>
      </w:ins>
    </w:p>
    <w:p w14:paraId="49A52291" w14:textId="77777777" w:rsidR="00E27491" w:rsidRDefault="00000000" w:rsidP="005D7056">
      <w:pPr>
        <w:spacing w:after="60"/>
        <w:ind w:left="360"/>
        <w:jc w:val="center"/>
        <w:rPr>
          <w:ins w:id="230" w:author="Claude" w:date="2026-05-15T00:00:00Z"/>
        </w:rPr>
      </w:pPr>
      <w:ins w:id="231" w:author="Claude" w:date="2026-05-15T00:00:00Z">
        <w:r>
          <w:rPr>
            <w:rFonts w:ascii="Consolas" w:hAnsi="Consolas" w:cs="Consolas"/>
            <w:sz w:val="18"/>
            <w:szCs w:val="18"/>
          </w:rPr>
          <w:t>static few-shot | 3.0   | SURPRISE  | PRICING</w:t>
        </w:r>
      </w:ins>
    </w:p>
    <w:p w14:paraId="5F2BE3E0" w14:textId="77777777" w:rsidR="00E27491" w:rsidRDefault="00000000" w:rsidP="005D7056">
      <w:pPr>
        <w:spacing w:after="60"/>
        <w:ind w:left="360"/>
        <w:jc w:val="center"/>
        <w:rPr>
          <w:ins w:id="232" w:author="Claude" w:date="2026-05-15T00:00:00Z"/>
        </w:rPr>
      </w:pPr>
      <w:ins w:id="233" w:author="Claude" w:date="2026-05-15T00:00:00Z">
        <w:r>
          <w:rPr>
            <w:rFonts w:ascii="Consolas" w:hAnsi="Consolas" w:cs="Consolas"/>
            <w:sz w:val="18"/>
            <w:szCs w:val="18"/>
          </w:rPr>
          <w:t>retrieved fs    | 4.0   | JOY       | PRICING</w:t>
        </w:r>
      </w:ins>
    </w:p>
    <w:p w14:paraId="31D1E1FE" w14:textId="77777777" w:rsidR="00E27491" w:rsidRDefault="00000000" w:rsidP="005D7056">
      <w:pPr>
        <w:spacing w:after="60"/>
        <w:ind w:left="360"/>
        <w:jc w:val="center"/>
        <w:rPr>
          <w:ins w:id="234" w:author="Claude" w:date="2026-05-15T00:00:00Z"/>
        </w:rPr>
      </w:pPr>
      <w:ins w:id="235" w:author="Claude" w:date="2026-05-15T00:00:00Z">
        <w:r>
          <w:rPr>
            <w:rFonts w:ascii="Consolas" w:hAnsi="Consolas" w:cs="Consolas"/>
            <w:sz w:val="18"/>
            <w:szCs w:val="18"/>
          </w:rPr>
          <w:t>gold            | 4.0   | JOY       | PRICING</w:t>
        </w:r>
      </w:ins>
    </w:p>
    <w:p w14:paraId="5BD78A0A" w14:textId="64E38D6B" w:rsidR="00E27491" w:rsidRDefault="00000000">
      <w:pPr>
        <w:spacing w:after="120"/>
        <w:jc w:val="both"/>
        <w:rPr>
          <w:ins w:id="236" w:author="Claude" w:date="2026-05-15T00:00:00Z"/>
        </w:rPr>
      </w:pPr>
      <w:ins w:id="237" w:author="Claude" w:date="2026-05-15T00:00:00Z">
        <w:r>
          <w:t xml:space="preserve">The worked example illustrates the dissociation described above: static few-shot disciplines the score scale on average but is blind to the specific test post, and on this row it </w:t>
        </w:r>
      </w:ins>
      <w:r w:rsidR="005D7056">
        <w:t>drifts</w:t>
      </w:r>
      <w:ins w:id="238" w:author="Claude" w:date="2026-05-15T00:00:00Z">
        <w:r>
          <w:t xml:space="preserve"> further from gold than the zero-shot baseline. Retrieved few-shot can correct an under-confident categorical prediction when the retrieved neighbours are semantically aligned, even when only a subset of the retrieved set matches the gold label.</w:t>
        </w:r>
      </w:ins>
    </w:p>
    <w:p w14:paraId="76D78762" w14:textId="77777777" w:rsidR="000D672E" w:rsidRDefault="00611FB5">
      <w:pPr>
        <w:pStyle w:val="Heading2"/>
        <w:spacing w:before="280" w:after="160"/>
      </w:pPr>
      <w:bookmarkStart w:id="239" w:name="_Toc229695680"/>
      <w:r>
        <w:rPr>
          <w:color w:val="000000"/>
        </w:rPr>
        <w:t>5.6 Efficiency Analysis</w:t>
      </w:r>
      <w:bookmarkEnd w:id="239"/>
    </w:p>
    <w:p w14:paraId="4571AE11" w14:textId="77777777" w:rsidR="000D672E" w:rsidRDefault="1626D3F6">
      <w:pPr>
        <w:spacing w:after="120"/>
        <w:jc w:val="both"/>
      </w:pPr>
      <w:r>
        <w:rPr>
          <w:lang w:val="en-US"/>
        </w:rPr>
        <w:t>Quality alone does not determine the production choice, because every prompt directly incurs a token cost and every inference contributes to the queue depth of the analyzer service. The benchmark therefore tracks both end-to-end latency and token consumption per post. The relevant trade-off is captured compactly in Table 5.3.</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1500"/>
        <w:gridCol w:w="1500"/>
        <w:gridCol w:w="1500"/>
        <w:gridCol w:w="1660"/>
      </w:tblGrid>
      <w:tr w:rsidR="000D672E" w14:paraId="0BA0B8E8" w14:textId="77777777" w:rsidTr="00703466">
        <w:trPr>
          <w:tblHeader/>
          <w:jc w:val="center"/>
        </w:trPr>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60" w:type="dxa"/>
              <w:left w:w="100" w:type="dxa"/>
              <w:bottom w:w="60" w:type="dxa"/>
              <w:right w:w="100" w:type="dxa"/>
            </w:tcMar>
            <w:vAlign w:val="center"/>
          </w:tcPr>
          <w:p w14:paraId="352F9892" w14:textId="77777777" w:rsidR="000D672E" w:rsidRDefault="00611FB5">
            <w:pPr>
              <w:spacing w:after="0" w:line="240" w:lineRule="auto"/>
            </w:pPr>
            <w:r>
              <w:rPr>
                <w:b/>
                <w:bCs/>
                <w:sz w:val="20"/>
                <w:szCs w:val="20"/>
              </w:rPr>
              <w:t>Cell</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60" w:type="dxa"/>
              <w:left w:w="100" w:type="dxa"/>
              <w:bottom w:w="60" w:type="dxa"/>
              <w:right w:w="100" w:type="dxa"/>
            </w:tcMar>
            <w:vAlign w:val="center"/>
          </w:tcPr>
          <w:p w14:paraId="7DFCDD12" w14:textId="77777777" w:rsidR="000D672E" w:rsidRDefault="1626D3F6">
            <w:pPr>
              <w:spacing w:after="0" w:line="240" w:lineRule="auto"/>
              <w:jc w:val="center"/>
            </w:pPr>
            <w:r>
              <w:rPr>
                <w:b/>
                <w:bCs/>
                <w:sz w:val="20"/>
                <w:szCs w:val="20"/>
                <w:lang w:val="en-US"/>
              </w:rPr>
              <w:t>p50 (ms)</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60" w:type="dxa"/>
              <w:left w:w="100" w:type="dxa"/>
              <w:bottom w:w="60" w:type="dxa"/>
              <w:right w:w="100" w:type="dxa"/>
            </w:tcMar>
            <w:vAlign w:val="center"/>
          </w:tcPr>
          <w:p w14:paraId="68B9F90B" w14:textId="77777777" w:rsidR="000D672E" w:rsidRDefault="1626D3F6">
            <w:pPr>
              <w:spacing w:after="0" w:line="240" w:lineRule="auto"/>
              <w:jc w:val="center"/>
            </w:pPr>
            <w:r>
              <w:rPr>
                <w:b/>
                <w:bCs/>
                <w:sz w:val="20"/>
                <w:szCs w:val="20"/>
                <w:lang w:val="en-US"/>
              </w:rPr>
              <w:t>p95 (ms)</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60" w:type="dxa"/>
              <w:left w:w="100" w:type="dxa"/>
              <w:bottom w:w="60" w:type="dxa"/>
              <w:right w:w="100" w:type="dxa"/>
            </w:tcMar>
            <w:vAlign w:val="center"/>
          </w:tcPr>
          <w:p w14:paraId="4193FE6D" w14:textId="77777777" w:rsidR="000D672E" w:rsidRDefault="00611FB5">
            <w:pPr>
              <w:spacing w:after="0" w:line="240" w:lineRule="auto"/>
              <w:jc w:val="center"/>
            </w:pPr>
            <w:r>
              <w:rPr>
                <w:b/>
                <w:bCs/>
                <w:sz w:val="20"/>
                <w:szCs w:val="20"/>
              </w:rPr>
              <w:t>Tokens / post</w:t>
            </w:r>
          </w:p>
        </w:tc>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60" w:type="dxa"/>
              <w:left w:w="100" w:type="dxa"/>
              <w:bottom w:w="60" w:type="dxa"/>
              <w:right w:w="100" w:type="dxa"/>
            </w:tcMar>
            <w:vAlign w:val="center"/>
          </w:tcPr>
          <w:p w14:paraId="659476DC" w14:textId="77777777" w:rsidR="000D672E" w:rsidRDefault="00611FB5">
            <w:pPr>
              <w:spacing w:after="0" w:line="240" w:lineRule="auto"/>
              <w:jc w:val="center"/>
            </w:pPr>
            <w:r>
              <w:rPr>
                <w:b/>
                <w:bCs/>
                <w:sz w:val="20"/>
                <w:szCs w:val="20"/>
              </w:rPr>
              <w:t>Headline F1*</w:t>
            </w:r>
          </w:p>
        </w:tc>
      </w:tr>
      <w:tr w:rsidR="000D672E" w14:paraId="39853522" w14:textId="77777777" w:rsidTr="00703466">
        <w:trPr>
          <w:jc w:val="center"/>
        </w:trPr>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FE24DBC" w14:textId="77777777" w:rsidR="000D672E" w:rsidRDefault="00611FB5">
            <w:pPr>
              <w:spacing w:after="0" w:line="240" w:lineRule="auto"/>
            </w:pPr>
            <w:r>
              <w:rPr>
                <w:sz w:val="20"/>
                <w:szCs w:val="20"/>
              </w:rPr>
              <w:t>Llama 3.3 70B, static few-shot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7CCFAA5" w14:textId="77777777" w:rsidR="000D672E" w:rsidRDefault="00611FB5">
            <w:pPr>
              <w:spacing w:after="0" w:line="240" w:lineRule="auto"/>
              <w:jc w:val="center"/>
            </w:pPr>
            <w:r>
              <w:rPr>
                <w:sz w:val="20"/>
                <w:szCs w:val="20"/>
              </w:rPr>
              <w:t>859</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DB83B26" w14:textId="77777777" w:rsidR="000D672E" w:rsidRDefault="00611FB5">
            <w:pPr>
              <w:spacing w:after="0" w:line="240" w:lineRule="auto"/>
              <w:jc w:val="center"/>
            </w:pPr>
            <w:r>
              <w:rPr>
                <w:sz w:val="20"/>
                <w:szCs w:val="20"/>
              </w:rPr>
              <w:t>1276</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FC1E4EB" w14:textId="77777777" w:rsidR="000D672E" w:rsidRDefault="00611FB5">
            <w:pPr>
              <w:spacing w:after="0" w:line="240" w:lineRule="auto"/>
              <w:jc w:val="center"/>
            </w:pPr>
            <w:r>
              <w:rPr>
                <w:sz w:val="20"/>
                <w:szCs w:val="20"/>
              </w:rPr>
              <w:t>1454</w:t>
            </w:r>
          </w:p>
        </w:tc>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C77C31F" w14:textId="77777777" w:rsidR="000D672E" w:rsidRDefault="00611FB5">
            <w:pPr>
              <w:spacing w:after="0" w:line="240" w:lineRule="auto"/>
              <w:jc w:val="center"/>
            </w:pPr>
            <w:r>
              <w:rPr>
                <w:sz w:val="20"/>
                <w:szCs w:val="20"/>
              </w:rPr>
              <w:t>0.552 / 0.797</w:t>
            </w:r>
          </w:p>
        </w:tc>
      </w:tr>
      <w:tr w:rsidR="000D672E" w14:paraId="07A54CD4" w14:textId="77777777" w:rsidTr="00703466">
        <w:trPr>
          <w:jc w:val="center"/>
        </w:trPr>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6542E05" w14:textId="77777777" w:rsidR="000D672E" w:rsidRDefault="00611FB5">
            <w:pPr>
              <w:spacing w:after="0" w:line="240" w:lineRule="auto"/>
            </w:pPr>
            <w:r>
              <w:rPr>
                <w:sz w:val="20"/>
                <w:szCs w:val="20"/>
              </w:rPr>
              <w:t>Llama 3.3 70B, retrieved few-shot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6765966" w14:textId="77777777" w:rsidR="000D672E" w:rsidRDefault="00611FB5">
            <w:pPr>
              <w:spacing w:after="0" w:line="240" w:lineRule="auto"/>
              <w:jc w:val="center"/>
            </w:pPr>
            <w:r>
              <w:rPr>
                <w:sz w:val="20"/>
                <w:szCs w:val="20"/>
              </w:rPr>
              <w:t>4171</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55060E5" w14:textId="77777777" w:rsidR="000D672E" w:rsidRDefault="00611FB5">
            <w:pPr>
              <w:spacing w:after="0" w:line="240" w:lineRule="auto"/>
              <w:jc w:val="center"/>
            </w:pPr>
            <w:r>
              <w:rPr>
                <w:sz w:val="20"/>
                <w:szCs w:val="20"/>
              </w:rPr>
              <w:t>8134</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7A1E592" w14:textId="77777777" w:rsidR="000D672E" w:rsidRDefault="00611FB5">
            <w:pPr>
              <w:spacing w:after="0" w:line="240" w:lineRule="auto"/>
              <w:jc w:val="center"/>
            </w:pPr>
            <w:r>
              <w:rPr>
                <w:sz w:val="20"/>
                <w:szCs w:val="20"/>
              </w:rPr>
              <w:t>1410</w:t>
            </w:r>
          </w:p>
        </w:tc>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38F0C43E" w14:textId="77777777" w:rsidR="000D672E" w:rsidRDefault="00611FB5">
            <w:pPr>
              <w:spacing w:after="0" w:line="240" w:lineRule="auto"/>
              <w:jc w:val="center"/>
            </w:pPr>
            <w:r>
              <w:rPr>
                <w:sz w:val="20"/>
                <w:szCs w:val="20"/>
              </w:rPr>
              <w:t>0.529 / 0.836</w:t>
            </w:r>
          </w:p>
        </w:tc>
      </w:tr>
      <w:tr w:rsidR="000D672E" w14:paraId="3FE5F1BF" w14:textId="77777777" w:rsidTr="00703466">
        <w:trPr>
          <w:jc w:val="center"/>
        </w:trPr>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B810D5F" w14:textId="77777777" w:rsidR="000D672E" w:rsidRDefault="00611FB5">
            <w:pPr>
              <w:spacing w:after="0" w:line="240" w:lineRule="auto"/>
            </w:pPr>
            <w:r>
              <w:rPr>
                <w:sz w:val="20"/>
                <w:szCs w:val="20"/>
              </w:rPr>
              <w:t>gpt-oss-120B, static few-shot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0EAE3BB" w14:textId="77777777" w:rsidR="000D672E" w:rsidRDefault="00611FB5">
            <w:pPr>
              <w:spacing w:after="0" w:line="240" w:lineRule="auto"/>
              <w:jc w:val="center"/>
            </w:pPr>
            <w:r>
              <w:rPr>
                <w:sz w:val="20"/>
                <w:szCs w:val="20"/>
              </w:rPr>
              <w:t>1927</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E2F5E44" w14:textId="77777777" w:rsidR="000D672E" w:rsidRDefault="00611FB5">
            <w:pPr>
              <w:spacing w:after="0" w:line="240" w:lineRule="auto"/>
              <w:jc w:val="center"/>
            </w:pPr>
            <w:r>
              <w:rPr>
                <w:sz w:val="20"/>
                <w:szCs w:val="20"/>
              </w:rPr>
              <w:t>3082</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A402EAB" w14:textId="77777777" w:rsidR="000D672E" w:rsidRDefault="00611FB5">
            <w:pPr>
              <w:spacing w:after="0" w:line="240" w:lineRule="auto"/>
              <w:jc w:val="center"/>
            </w:pPr>
            <w:r>
              <w:rPr>
                <w:sz w:val="20"/>
                <w:szCs w:val="20"/>
              </w:rPr>
              <w:t>1939</w:t>
            </w:r>
          </w:p>
        </w:tc>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B4B3966" w14:textId="77777777" w:rsidR="000D672E" w:rsidRDefault="00611FB5">
            <w:pPr>
              <w:spacing w:after="0" w:line="240" w:lineRule="auto"/>
              <w:jc w:val="center"/>
            </w:pPr>
            <w:r>
              <w:rPr>
                <w:sz w:val="20"/>
                <w:szCs w:val="20"/>
              </w:rPr>
              <w:t>0.463 / 0.811</w:t>
            </w:r>
          </w:p>
        </w:tc>
      </w:tr>
      <w:tr w:rsidR="000D672E" w14:paraId="2D9F22E6" w14:textId="77777777" w:rsidTr="00703466">
        <w:trPr>
          <w:jc w:val="center"/>
        </w:trPr>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377F13E" w14:textId="77777777" w:rsidR="000D672E" w:rsidRDefault="00611FB5">
            <w:pPr>
              <w:spacing w:after="0" w:line="240" w:lineRule="auto"/>
            </w:pPr>
            <w:r>
              <w:rPr>
                <w:sz w:val="20"/>
                <w:szCs w:val="20"/>
              </w:rPr>
              <w:t>gpt-oss-120B, retrieved few-shot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B6ED4F4" w14:textId="77777777" w:rsidR="000D672E" w:rsidRDefault="00611FB5">
            <w:pPr>
              <w:spacing w:after="0" w:line="240" w:lineRule="auto"/>
              <w:jc w:val="center"/>
            </w:pPr>
            <w:r>
              <w:rPr>
                <w:sz w:val="20"/>
                <w:szCs w:val="20"/>
              </w:rPr>
              <w:t>4414</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5EC7107" w14:textId="77777777" w:rsidR="000D672E" w:rsidRDefault="00611FB5">
            <w:pPr>
              <w:spacing w:after="0" w:line="240" w:lineRule="auto"/>
              <w:jc w:val="center"/>
            </w:pPr>
            <w:r>
              <w:rPr>
                <w:sz w:val="20"/>
                <w:szCs w:val="20"/>
              </w:rPr>
              <w:t>7647</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AB8F1F6" w14:textId="77777777" w:rsidR="000D672E" w:rsidRDefault="00611FB5">
            <w:pPr>
              <w:spacing w:after="0" w:line="240" w:lineRule="auto"/>
              <w:jc w:val="center"/>
            </w:pPr>
            <w:r>
              <w:rPr>
                <w:sz w:val="20"/>
                <w:szCs w:val="20"/>
              </w:rPr>
              <w:t>1933</w:t>
            </w:r>
          </w:p>
        </w:tc>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4272ABB" w14:textId="77777777" w:rsidR="000D672E" w:rsidRDefault="00611FB5">
            <w:pPr>
              <w:spacing w:after="0" w:line="240" w:lineRule="auto"/>
              <w:jc w:val="center"/>
            </w:pPr>
            <w:r>
              <w:rPr>
                <w:sz w:val="20"/>
                <w:szCs w:val="20"/>
              </w:rPr>
              <w:t>0.520 / 0.830</w:t>
            </w:r>
          </w:p>
        </w:tc>
      </w:tr>
      <w:tr w:rsidR="000D672E" w14:paraId="75E376F8" w14:textId="77777777" w:rsidTr="00703466">
        <w:trPr>
          <w:jc w:val="center"/>
        </w:trPr>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D0A98A9" w14:textId="77777777" w:rsidR="000D672E" w:rsidRDefault="00611FB5">
            <w:pPr>
              <w:spacing w:after="0" w:line="240" w:lineRule="auto"/>
            </w:pPr>
            <w:r>
              <w:rPr>
                <w:sz w:val="20"/>
                <w:szCs w:val="20"/>
              </w:rPr>
              <w:t>Qwen2.5-72B, static few-shot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A8F73B2" w14:textId="77777777" w:rsidR="000D672E" w:rsidRDefault="00611FB5">
            <w:pPr>
              <w:spacing w:after="0" w:line="240" w:lineRule="auto"/>
              <w:jc w:val="center"/>
            </w:pPr>
            <w:r>
              <w:rPr>
                <w:sz w:val="20"/>
                <w:szCs w:val="20"/>
              </w:rPr>
              <w:t>2029</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C564782" w14:textId="77777777" w:rsidR="000D672E" w:rsidRDefault="00611FB5">
            <w:pPr>
              <w:spacing w:after="0" w:line="240" w:lineRule="auto"/>
              <w:jc w:val="center"/>
            </w:pPr>
            <w:r>
              <w:rPr>
                <w:sz w:val="20"/>
                <w:szCs w:val="20"/>
              </w:rPr>
              <w:t>2338</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50229E1" w14:textId="77777777" w:rsidR="000D672E" w:rsidRDefault="00611FB5">
            <w:pPr>
              <w:spacing w:after="0" w:line="240" w:lineRule="auto"/>
              <w:jc w:val="center"/>
            </w:pPr>
            <w:r>
              <w:rPr>
                <w:sz w:val="20"/>
                <w:szCs w:val="20"/>
              </w:rPr>
              <w:t>1454</w:t>
            </w:r>
          </w:p>
        </w:tc>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F0D8CE7" w14:textId="77777777" w:rsidR="000D672E" w:rsidRDefault="00611FB5">
            <w:pPr>
              <w:spacing w:after="0" w:line="240" w:lineRule="auto"/>
              <w:jc w:val="center"/>
            </w:pPr>
            <w:r>
              <w:rPr>
                <w:sz w:val="20"/>
                <w:szCs w:val="20"/>
              </w:rPr>
              <w:t>0.388 / 0.815</w:t>
            </w:r>
          </w:p>
        </w:tc>
      </w:tr>
      <w:tr w:rsidR="000D672E" w14:paraId="45FDB910" w14:textId="77777777" w:rsidTr="00703466">
        <w:trPr>
          <w:jc w:val="center"/>
        </w:trPr>
        <w:tc>
          <w:tcPr>
            <w:tcW w:w="3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32580E71" w14:textId="77777777" w:rsidR="000D672E" w:rsidRDefault="00611FB5">
            <w:pPr>
              <w:spacing w:after="0" w:line="240" w:lineRule="auto"/>
            </w:pPr>
            <w:r>
              <w:rPr>
                <w:sz w:val="20"/>
                <w:szCs w:val="20"/>
              </w:rPr>
              <w:t>Qwen2.5-72B, retrieved few-shot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72ED2C0" w14:textId="77777777" w:rsidR="000D672E" w:rsidRDefault="00611FB5">
            <w:pPr>
              <w:spacing w:after="0" w:line="240" w:lineRule="auto"/>
              <w:jc w:val="center"/>
            </w:pPr>
            <w:r>
              <w:rPr>
                <w:sz w:val="20"/>
                <w:szCs w:val="20"/>
              </w:rPr>
              <w:t>4673</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A57F773" w14:textId="77777777" w:rsidR="000D672E" w:rsidRDefault="00611FB5">
            <w:pPr>
              <w:spacing w:after="0" w:line="240" w:lineRule="auto"/>
              <w:jc w:val="center"/>
            </w:pPr>
            <w:r>
              <w:rPr>
                <w:sz w:val="20"/>
                <w:szCs w:val="20"/>
              </w:rPr>
              <w:t>7683</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BBCDF99" w14:textId="77777777" w:rsidR="000D672E" w:rsidRDefault="00611FB5">
            <w:pPr>
              <w:spacing w:after="0" w:line="240" w:lineRule="auto"/>
              <w:jc w:val="center"/>
            </w:pPr>
            <w:r>
              <w:rPr>
                <w:sz w:val="20"/>
                <w:szCs w:val="20"/>
              </w:rPr>
              <w:t>1401</w:t>
            </w:r>
          </w:p>
        </w:tc>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7DAF535" w14:textId="77777777" w:rsidR="000D672E" w:rsidRDefault="00611FB5">
            <w:pPr>
              <w:spacing w:after="0" w:line="240" w:lineRule="auto"/>
              <w:jc w:val="center"/>
            </w:pPr>
            <w:r>
              <w:rPr>
                <w:sz w:val="20"/>
                <w:szCs w:val="20"/>
              </w:rPr>
              <w:t>0.401 / 0.778</w:t>
            </w:r>
          </w:p>
        </w:tc>
      </w:tr>
    </w:tbl>
    <w:p w14:paraId="31B1673E" w14:textId="77777777" w:rsidR="000D672E" w:rsidRDefault="00611FB5" w:rsidP="00B66446">
      <w:pPr>
        <w:pStyle w:val="Caption"/>
      </w:pPr>
      <w:bookmarkStart w:id="240" w:name="_Toc229695733"/>
      <w:r>
        <w:t xml:space="preserve">Table </w:t>
      </w:r>
      <w:r>
        <w:fldChar w:fldCharType="begin"/>
      </w:r>
      <w:r>
        <w:instrText xml:space="preserve"> SEQ Table \* ARABIC </w:instrText>
      </w:r>
      <w:r>
        <w:fldChar w:fldCharType="separate"/>
      </w:r>
      <w:r>
        <w:rPr>
          <w:noProof/>
        </w:rPr>
        <w:t>16</w:t>
      </w:r>
      <w:r>
        <w:fldChar w:fldCharType="end"/>
      </w:r>
      <w:r>
        <w:t>: Efficiency profile of the few-shot cells. Headline F1* lists intersection-set emotion macro-F1 and aspect macro-F1, separated by a slash. Llama 3.3 70B static few-shot is the only cell with a p95 latency below 1.5 seconds.</w:t>
      </w:r>
      <w:bookmarkEnd w:id="240"/>
    </w:p>
    <w:p w14:paraId="7DD2737C" w14:textId="77777777" w:rsidR="000D672E" w:rsidRDefault="1626D3F6">
      <w:pPr>
        <w:spacing w:after="120"/>
        <w:jc w:val="both"/>
      </w:pPr>
      <w:r>
        <w:rPr>
          <w:lang w:val="en-US"/>
        </w:rPr>
        <w:t>Two findings stand out. The Llama 3.3 70B static-few-shot cell is the only cell with a p95 latency below 1.5 seconds and is competitive on every quality dimension. Retrieved few-shot consistently imposes a three- to five-fold latency penalty across all three models, which traces to the extra embedding and similarity-search step rather than to the LLM call itself. For most production paths in Hawa — where posts are analyzed in batches off the user-facing critical path — the latency of retrieved few-shot is acceptable, but for any interactive or near-real-time path the static regime is preferred.</w:t>
      </w:r>
    </w:p>
    <w:p w14:paraId="0DA56492" w14:textId="77777777" w:rsidR="000D672E" w:rsidRDefault="00611FB5">
      <w:r>
        <w:lastRenderedPageBreak/>
        <w:br w:type="page"/>
      </w:r>
    </w:p>
    <w:p w14:paraId="1D0FE692" w14:textId="77777777" w:rsidR="000D672E" w:rsidRDefault="00611FB5">
      <w:pPr>
        <w:pStyle w:val="Heading2"/>
        <w:spacing w:before="280" w:after="160"/>
      </w:pPr>
      <w:bookmarkStart w:id="241" w:name="_Toc229695681"/>
      <w:r>
        <w:rPr>
          <w:color w:val="000000"/>
        </w:rPr>
        <w:lastRenderedPageBreak/>
        <w:t>5.7 Error Analysis</w:t>
      </w:r>
      <w:bookmarkEnd w:id="241"/>
    </w:p>
    <w:p w14:paraId="060D24FE" w14:textId="77777777" w:rsidR="000D672E" w:rsidRDefault="1626D3F6">
      <w:pPr>
        <w:spacing w:after="120"/>
        <w:jc w:val="both"/>
      </w:pPr>
      <w:r>
        <w:rPr>
          <w:lang w:val="en-US"/>
        </w:rPr>
        <w:t>Quantitative metrics summarise the behaviour of each cell, but they conceal the linguistic phenomena that drive errors. A qualitative analysis was conducted on a stratified sample of misclassified posts drawn from the highest-performing cells of each model. Four recurring categories of error were observed.</w:t>
      </w:r>
    </w:p>
    <w:p w14:paraId="4150CF5C" w14:textId="77777777" w:rsidR="000D672E" w:rsidRDefault="00611FB5">
      <w:pPr>
        <w:pStyle w:val="Heading3"/>
        <w:spacing w:before="220" w:after="120"/>
      </w:pPr>
      <w:bookmarkStart w:id="242" w:name="_Toc229695682"/>
      <w:r>
        <w:t>5.7.1 Sarcasm and Implicit Sentiment</w:t>
      </w:r>
      <w:bookmarkEnd w:id="242"/>
    </w:p>
    <w:p w14:paraId="542FC0E8" w14:textId="77777777" w:rsidR="000D672E" w:rsidRDefault="1626D3F6">
      <w:pPr>
        <w:spacing w:after="120"/>
        <w:jc w:val="both"/>
      </w:pPr>
      <w:r>
        <w:rPr>
          <w:lang w:val="en-US"/>
        </w:rPr>
        <w:t>All three models systematically mishandle posts in which the surface sentiment of the text contradicts the speaker’s intent. A representative example is a post praising a product with elaborate compliments while the surrounding context (a thread title, an emoji-light closing line) signals sarcasm; all three models assign a sentiment score in the 4.0–4.5 range against a gold value of 1.0. Retrieved few-shot reduces but does not eliminate this failure mode, because the retrieval index encodes semantic similarity rather than pragmatic similarity.</w:t>
      </w:r>
    </w:p>
    <w:p w14:paraId="47085EDF" w14:textId="77777777" w:rsidR="00F23EAC" w:rsidRDefault="00000000">
      <w:pPr>
        <w:spacing w:after="120"/>
        <w:jc w:val="both"/>
        <w:rPr>
          <w:ins w:id="243" w:author="Claude" w:date="2026-05-15T00:00:00Z"/>
        </w:rPr>
      </w:pPr>
      <w:ins w:id="244" w:author="Claude" w:date="2026-05-15T00:00:00Z">
        <w:r>
          <w:rPr>
            <w:b/>
            <w:bCs/>
          </w:rPr>
          <w:t>Two posts from the control set make the failure mode concrete.</w:t>
        </w:r>
      </w:ins>
    </w:p>
    <w:p w14:paraId="272C5BA4" w14:textId="77777777" w:rsidR="00F23EAC" w:rsidRDefault="00000000">
      <w:pPr>
        <w:spacing w:after="120"/>
        <w:jc w:val="both"/>
        <w:rPr>
          <w:ins w:id="245" w:author="Claude" w:date="2026-05-15T00:00:00Z"/>
        </w:rPr>
      </w:pPr>
      <w:ins w:id="246" w:author="Claude" w:date="2026-05-15T00:00:00Z">
        <w:r>
          <w:t>Post 169 (“I won’t come back to non air. They feel like a brick compared to the air”) carries gold score 1.0 (negative, comparing the standard iPhone to the iPhone Air using “brick” as a pejorative). Llama 3.3 70B zero-shot scores 1.0 correctly, but its static-few-shot cell jumps to 4.0 and its retrieved-few-shot cell to 4.5 — both few-shot regimes amplify a positive reading of “air” that the exemplar set has anchored. Only Qwen2.5-72B static few-shot (1.5) recovers the negative polarity.</w:t>
        </w:r>
      </w:ins>
    </w:p>
    <w:p w14:paraId="6BC4791E" w14:textId="77777777" w:rsidR="00F23EAC" w:rsidRDefault="00000000">
      <w:pPr>
        <w:spacing w:after="120"/>
        <w:jc w:val="both"/>
        <w:rPr>
          <w:ins w:id="247" w:author="Claude" w:date="2026-05-15T00:00:00Z"/>
        </w:rPr>
      </w:pPr>
      <w:ins w:id="248" w:author="Claude" w:date="2026-05-15T00:00:00Z">
        <w:r>
          <w:t>Post 379, an extended complaint about iCloud pricing (“I hate the fact that I have to pay, every month for icloud... it is never ending... you have to pay every month for your ENTIRE LIFE”), carries gold score 2.0, emotion DISGUST, aspect PRICING. Both Llama 3.3 70B static and retrieved few-shot return 4.0 / JOY / PRODUCT because the post pivots to a promotional pitch for the author’s own iOS app in the second half; the model weights the trailing positive frame and ignores the leading complaint. gpt-oss-120B (1.5 / ANGER / PRICING) handles this post correctly across all three regimes.</w:t>
        </w:r>
      </w:ins>
    </w:p>
    <w:p w14:paraId="6B676C3B" w14:textId="77777777" w:rsidR="000D672E" w:rsidRDefault="00611FB5">
      <w:pPr>
        <w:pStyle w:val="Heading3"/>
        <w:spacing w:before="220" w:after="120"/>
      </w:pPr>
      <w:bookmarkStart w:id="249" w:name="_Toc229695683"/>
      <w:r>
        <w:t>5.7.2 Mixed-Aspect Posts</w:t>
      </w:r>
      <w:bookmarkEnd w:id="249"/>
    </w:p>
    <w:p w14:paraId="79B008B1" w14:textId="77777777" w:rsidR="000D672E" w:rsidRDefault="1626D3F6">
      <w:pPr>
        <w:spacing w:after="120"/>
        <w:jc w:val="both"/>
      </w:pPr>
      <w:r>
        <w:rPr>
          <w:lang w:val="en-US"/>
        </w:rPr>
        <w:t>Posts that comment on more than one aspect of a brand — for example, praising delivery while criticising the product itself — are routinely collapsed to a single aspect by all three models, in line with the single-label production schema. The model’s choice of which aspect to surface is inconsistent and is driven less by importance and more by recency in the post. This finding is the single strongest argument in favour of extending the production schema to multi-label aspect prediction in a subsequent iteration.</w:t>
      </w:r>
    </w:p>
    <w:p w14:paraId="714A78D7" w14:textId="77777777" w:rsidR="00F23EAC" w:rsidRDefault="00000000">
      <w:pPr>
        <w:spacing w:after="120"/>
        <w:jc w:val="both"/>
        <w:rPr>
          <w:ins w:id="250" w:author="Claude" w:date="2026-05-15T00:00:00Z"/>
        </w:rPr>
      </w:pPr>
      <w:ins w:id="251" w:author="Claude" w:date="2026-05-15T00:00:00Z">
        <w:r>
          <w:t>Post 181 (“The air is nice, I’m currently using it... For $100 more the 17 pro is so much better... value isn’t there... it doesn’t live up to the price tag”) carries gold aspect PRICING. The post unambiguously discusses both product quality and price, but Llama 3.3 70B retrieved few-shot (the aspect winner overall) returns aspect = PRODUCT, collapsing to the first-mentioned axis.</w:t>
        </w:r>
      </w:ins>
    </w:p>
    <w:p w14:paraId="510ACAC3" w14:textId="77777777" w:rsidR="00F23EAC" w:rsidRDefault="00000000">
      <w:pPr>
        <w:spacing w:after="120"/>
        <w:jc w:val="both"/>
        <w:rPr>
          <w:ins w:id="252" w:author="Claude" w:date="2026-05-15T00:00:00Z"/>
        </w:rPr>
      </w:pPr>
      <w:ins w:id="253" w:author="Claude" w:date="2026-05-15T00:00:00Z">
        <w:r>
          <w:t xml:space="preserve">Post 134 (“Good price tbh. Having an phone and tablet all in one is pretty sick imo. I won’t be buying one because I already own an iPad but looks like a super cool phone!”) carries gold aspect PRICING. The opening “Good price tbh” is the dominant signal in the post, but the same Llama retrieved few-shot cell collapses to PRODUCT because the remainder of the post enumerates product characteristics. Five </w:t>
        </w:r>
        <w:r>
          <w:lastRenderedPageBreak/>
          <w:t>further misclassifications of the same shape (post ids 173, 212, 219, 251, 316) appear in the same cell, all bound to PRICING→PRODUCT or PRICING→BRAND drift.</w:t>
        </w:r>
      </w:ins>
    </w:p>
    <w:p w14:paraId="26118205" w14:textId="77777777" w:rsidR="000D672E" w:rsidRDefault="00611FB5">
      <w:pPr>
        <w:pStyle w:val="Heading3"/>
        <w:spacing w:before="220" w:after="120"/>
      </w:pPr>
      <w:bookmarkStart w:id="254" w:name="_Toc229695684"/>
      <w:r>
        <w:t>5.7.3 Code-Switching</w:t>
      </w:r>
      <w:bookmarkEnd w:id="254"/>
    </w:p>
    <w:p w14:paraId="08B5B1DE" w14:textId="77777777" w:rsidR="000D672E" w:rsidRDefault="1626D3F6">
      <w:pPr>
        <w:spacing w:after="120"/>
        <w:jc w:val="both"/>
      </w:pPr>
      <w:r>
        <w:rPr>
          <w:lang w:val="en-US"/>
        </w:rPr>
        <w:t>Although the control set is nominally English, a small fraction of posts contain code-switching with transliterated Arabic terms or product names. Qwen2.5-72B handles these posts with the highest fidelity, consistent with its bilingual pre-training. Llama 3.3 70B and gpt-oss-120B occasionally hallucinate aspect labels that map plausibly to the English fragment of the post while ignoring the more salient Arabic fragment.</w:t>
      </w:r>
    </w:p>
    <w:p w14:paraId="3D754008" w14:textId="77777777" w:rsidR="00F23EAC" w:rsidRDefault="00000000">
      <w:pPr>
        <w:spacing w:after="120"/>
        <w:jc w:val="both"/>
        <w:rPr>
          <w:ins w:id="255" w:author="Claude" w:date="2026-05-15T00:00:00Z"/>
        </w:rPr>
      </w:pPr>
      <w:ins w:id="256" w:author="Claude" w:date="2026-05-15T00:00:00Z">
        <w:r>
          <w:rPr>
            <w:b/>
            <w:bCs/>
          </w:rPr>
          <w:t>Observed instances in the control set.</w:t>
        </w:r>
      </w:ins>
    </w:p>
    <w:p w14:paraId="56263717" w14:textId="77777777" w:rsidR="00F23EAC" w:rsidRDefault="00000000">
      <w:pPr>
        <w:spacing w:after="120"/>
        <w:jc w:val="both"/>
        <w:rPr>
          <w:ins w:id="257" w:author="Claude" w:date="2026-05-15T00:00:00Z"/>
        </w:rPr>
      </w:pPr>
      <w:ins w:id="258" w:author="Claude" w:date="2026-05-15T00:00:00Z">
        <w:r>
          <w:t>The 400-post control set is filtered to English at collection time and, after preprocessing, contains no posts with substantive Arabic-script content; the non-ASCII content that does appear is either emoji or mojibake from the original capture pipeline (e.g. post 264, post 276, post 370). Consequently, the code-switching failure mode is described from the project’s pilot dataset and from the literature on multilingual ABSA (Wu et al., 2024) rather than from the 400-post benchmark. A dedicated Arabic and Arabic–English code-switching evaluation is identified in Chapter 7 as a primary direction for future work.</w:t>
        </w:r>
      </w:ins>
    </w:p>
    <w:p w14:paraId="131C5270" w14:textId="77777777" w:rsidR="000D672E" w:rsidRDefault="1626D3F6">
      <w:pPr>
        <w:pStyle w:val="Heading3"/>
        <w:spacing w:before="220" w:after="120"/>
      </w:pPr>
      <w:bookmarkStart w:id="259" w:name="_Toc229695685"/>
      <w:r>
        <w:rPr>
          <w:color w:val="000000" w:themeColor="text1"/>
          <w:lang w:val="en-US"/>
        </w:rPr>
        <w:t>5.7.4 Relevance-Classification Behaviour</w:t>
      </w:r>
      <w:bookmarkEnd w:id="259"/>
    </w:p>
    <w:p w14:paraId="40934770" w14:textId="77777777" w:rsidR="000D672E" w:rsidRDefault="1626D3F6">
      <w:pPr>
        <w:spacing w:after="120"/>
        <w:jc w:val="both"/>
      </w:pPr>
      <w:r>
        <w:rPr>
          <w:lang w:val="en-US"/>
        </w:rPr>
        <w:t>The coverage column in Table 5.1 quantifies a behavioural difference that is invisible in the headline quality metrics. gpt-oss-120B labels as much as 29.5% of the control set as irrelevant in its static few-shot configuration, while Llama 3.3 70B in the same regime labels only 3.7% as irrelevant. This is not a failure of format compliance; both models return parseable JSON in all 400 cases. It is a difference in the threshold at which each model considers a post worth analyzing. Section 5.4.4 establishes that gpt-oss-120B’s precision on the irrelevant class is 0.13–0.23, meaning the model discards posts that the gold standard considers relevant; Llama’s recall on the same class is 0.13–0.33, meaning the model retains posts that the gold standard considers irrelevant. Both behaviours bias the downstream sample, in opposite directions. The most calibrated cell on this dimension — Qwen2.5-72B static few-shot — exhibits 0.73 recall and 0.92 precision on the irrelevant class.</w:t>
      </w:r>
    </w:p>
    <w:p w14:paraId="6D2868BB" w14:textId="77777777" w:rsidR="00F23EAC" w:rsidRDefault="00703466">
      <w:pPr>
        <w:spacing w:after="120"/>
        <w:jc w:val="both"/>
        <w:rPr>
          <w:ins w:id="260" w:author="Claude" w:date="2026-05-15T00:00:00Z"/>
        </w:rPr>
      </w:pPr>
      <w:r>
        <w:rPr>
          <w:b/>
          <w:bCs/>
        </w:rPr>
        <w:t>Example post</w:t>
      </w:r>
    </w:p>
    <w:p w14:paraId="4246ADFE" w14:textId="77777777" w:rsidR="00F23EAC" w:rsidRDefault="00000000">
      <w:pPr>
        <w:spacing w:after="120"/>
        <w:jc w:val="both"/>
        <w:rPr>
          <w:ins w:id="261" w:author="Claude" w:date="2026-05-15T00:00:00Z"/>
        </w:rPr>
      </w:pPr>
      <w:ins w:id="262" w:author="Claude" w:date="2026-05-15T00:00:00Z">
        <w:r>
          <w:t>Post 120 (“This is a really common bug in all kinds of software. I had a whole Datacenter’s monitoring go down...”) is gold-labelled irrelevant (the post is about server-monitoring software, not the brand). Llama 3.3 70B static few-shot accepts it and emits score 1.0, while Qwen2.5-72B and gpt-oss-120B in the same regime both correctly reject it. The same one-way disagreement appears on three other posts (90, 113, 117). The over- and under-flagging behaviours bias the downstream sample in opposite directions; both are visible in the precision–recall breakdown of Section 5.4.4.</w:t>
        </w:r>
      </w:ins>
    </w:p>
    <w:p w14:paraId="2C8DBDDE" w14:textId="77777777" w:rsidR="000D672E" w:rsidRDefault="00611FB5">
      <w:pPr>
        <w:pStyle w:val="Heading2"/>
        <w:spacing w:before="280" w:after="160"/>
      </w:pPr>
      <w:bookmarkStart w:id="263" w:name="_Toc229695686"/>
      <w:r>
        <w:rPr>
          <w:color w:val="000000"/>
        </w:rPr>
        <w:t>5.8 Model and Regime Selection for Production</w:t>
      </w:r>
      <w:bookmarkEnd w:id="263"/>
    </w:p>
    <w:p w14:paraId="54B9CA42" w14:textId="77777777" w:rsidR="000D672E" w:rsidRDefault="1626D3F6">
      <w:pPr>
        <w:spacing w:after="120"/>
        <w:jc w:val="both"/>
      </w:pPr>
      <w:r>
        <w:rPr>
          <w:lang w:val="en-US"/>
        </w:rPr>
        <w:t>Taken together, the quality and efficiency results identify a single cell that dominates the matrix on the joint objective of competitive accuracy on every dimension, high coverage, and low latency. The recommendation is as follows.</w:t>
      </w:r>
    </w:p>
    <w:p w14:paraId="7691334B" w14:textId="77777777" w:rsidR="000D672E" w:rsidRDefault="1626D3F6" w:rsidP="00083E66">
      <w:pPr>
        <w:pStyle w:val="ListParagraph"/>
        <w:numPr>
          <w:ilvl w:val="0"/>
          <w:numId w:val="40"/>
        </w:numPr>
        <w:spacing w:after="80"/>
        <w:jc w:val="both"/>
      </w:pPr>
      <w:r>
        <w:rPr>
          <w:lang w:val="en-US"/>
        </w:rPr>
        <w:lastRenderedPageBreak/>
        <w:t>Primary production model: Llama 3.3 70B Instruct in static few-shot. It wins emotion macro-F1 (0.552 on the intersection set), wins p95 latency (1276 ms, the only sub-1.5 s cell), wins coverage (96.3%), and is within 0.04 macro-F1 of the per-dimension winners on aspect (0.797 vs. 0.836) and relevance (0.985 vs. 0.994). No other cell is competitive across all of these dimensions simultaneously. The McNemar tests against the runner-up cells on emotion accuracy yield p-values in the range 10⁻⁴ to 10⁻⁷, confirming that the emotion advantage is statistically robust.</w:t>
      </w:r>
    </w:p>
    <w:p w14:paraId="3B69C4F9" w14:textId="77777777" w:rsidR="000D672E" w:rsidRDefault="00611FB5" w:rsidP="00083E66">
      <w:pPr>
        <w:pStyle w:val="ListParagraph"/>
        <w:numPr>
          <w:ilvl w:val="0"/>
          <w:numId w:val="40"/>
        </w:numPr>
        <w:spacing w:after="80"/>
        <w:jc w:val="both"/>
      </w:pPr>
      <w:r>
        <w:t>Score-sensitive workloads: Qwen2.5-72B-Instruct in static few-shot is preferred when the deployed feature surfaces the numerical sentiment score directly to the user. Its 0.339 intersection-set MAE and 0.916 Pearson correlation are the best in the matrix, and its 0.994 relevance macro-F1 with well-calibrated minority-class precision-recall makes it the most defensible choice for any aggregated brand-status indicator that the dashboard derives from individual scores.</w:t>
      </w:r>
    </w:p>
    <w:p w14:paraId="63B6608B" w14:textId="77777777" w:rsidR="000D672E" w:rsidRDefault="1626D3F6" w:rsidP="00083E66">
      <w:pPr>
        <w:pStyle w:val="ListParagraph"/>
        <w:numPr>
          <w:ilvl w:val="0"/>
          <w:numId w:val="40"/>
        </w:numPr>
        <w:spacing w:after="80"/>
        <w:jc w:val="both"/>
      </w:pPr>
      <w:r>
        <w:rPr>
          <w:lang w:val="en-US"/>
        </w:rPr>
        <w:t>Aspect-sensitive workloads: Llama 3.3 70B in retrieved few-shot is preferred when the deployed feature consumes the aspect label downstream, for example in aspect-segmented reports. Its 0.836 intersection-set aspect macro-F1 is the best in the matrix, with gpt-oss-120B retrieved few-shot a close second (0.830). The advantage over the primary Llama static cell is 0.039 macro-F1, which must be weighed against the six-fold p95 latency penalty (8134 ms vs. 1276 ms).</w:t>
      </w:r>
    </w:p>
    <w:p w14:paraId="66A29766" w14:textId="77777777" w:rsidR="000D672E" w:rsidRDefault="1626D3F6">
      <w:pPr>
        <w:spacing w:after="120"/>
        <w:jc w:val="both"/>
      </w:pPr>
      <w:r>
        <w:rPr>
          <w:lang w:val="en-US"/>
        </w:rPr>
        <w:t>A hybrid configuration in which Llama 3.3 70B static few-shot is the default and a second cell is invoked for posts where the primary cell is uncertain — or where the dashboard surface requires the stronger per-dimension cell — is technically feasible within the existing analyzer service, but is left for future work. The single-model recommendation above is sufficient for the capstone deliverable.</w:t>
      </w:r>
    </w:p>
    <w:p w14:paraId="06971B45" w14:textId="77777777" w:rsidR="00422B3F" w:rsidRDefault="00422B3F">
      <w:r>
        <w:br w:type="page"/>
      </w:r>
    </w:p>
    <w:p w14:paraId="6DFDD92A" w14:textId="77777777" w:rsidR="00244D8B" w:rsidRPr="00244D8B" w:rsidRDefault="00244D8B" w:rsidP="00244D8B">
      <w:pPr>
        <w:pStyle w:val="Heading1"/>
        <w:rPr>
          <w:lang w:val="en-US"/>
        </w:rPr>
      </w:pPr>
      <w:r>
        <w:lastRenderedPageBreak/>
        <w:t xml:space="preserve">Chapter 6: </w:t>
      </w:r>
      <w:r>
        <w:rPr>
          <w:lang w:val="en-US"/>
        </w:rPr>
        <w:t>Implementation &amp; Testing</w:t>
      </w:r>
    </w:p>
    <w:p w14:paraId="3E811BD1" w14:textId="77777777" w:rsidR="0015305A" w:rsidRDefault="0015305A" w:rsidP="0015305A">
      <w:pPr>
        <w:pStyle w:val="Heading3"/>
      </w:pPr>
      <w:r>
        <w:t>6.2 Hardware and Software Resources</w:t>
      </w:r>
    </w:p>
    <w:p w14:paraId="7A14E8A1" w14:textId="77777777" w:rsidR="0015305A" w:rsidRDefault="0015305A" w:rsidP="0015305A">
      <w:pPr>
        <w:pStyle w:val="font-claude-response-body"/>
      </w:pPr>
      <w:r>
        <w:t>Hawa was developed on standard developer laptops with no on-premises infrastructure. The database is hosted on Supabase and LLM inference is served from RunPod, so no server provisioning was required from the team.</w:t>
      </w:r>
    </w:p>
    <w:p w14:paraId="0F2D622D" w14:textId="77777777" w:rsidR="0015305A" w:rsidRDefault="0015305A" w:rsidP="0015305A">
      <w:pPr>
        <w:pStyle w:val="Heading4"/>
      </w:pPr>
      <w:r>
        <w:t>6.2.1 Hardware</w:t>
      </w:r>
    </w:p>
    <w:p w14:paraId="5B1C0B39" w14:textId="77777777" w:rsidR="0015305A" w:rsidRDefault="0015305A" w:rsidP="0015305A">
      <w:pPr>
        <w:pStyle w:val="font-claude-response-body"/>
      </w:pPr>
      <w:r>
        <w:t>The project's hardware footprint is limited to the four developers' personal laptops, which were used for coding, testing, and report writing. No dedicated servers or GPU hardware were procured or operated by the team; all production workloads run on managed third-party services.</w:t>
      </w:r>
    </w:p>
    <w:p w14:paraId="5DE7705B" w14:textId="77777777" w:rsidR="0015305A" w:rsidRDefault="0015305A" w:rsidP="0015305A">
      <w:pPr>
        <w:pStyle w:val="Heading4"/>
      </w:pPr>
      <w:r>
        <w:t>6.2.2 Software</w:t>
      </w:r>
    </w:p>
    <w:p w14:paraId="12CE4D6B" w14:textId="77777777" w:rsidR="0015305A" w:rsidRDefault="0015305A" w:rsidP="0015305A">
      <w:pPr>
        <w:pStyle w:val="font-claude-response-body"/>
      </w:pPr>
      <w:r>
        <w:t>The software stack is organised by service.</w:t>
      </w:r>
    </w:p>
    <w:p w14:paraId="0F7CCD1A" w14:textId="77777777" w:rsidR="0015305A" w:rsidRDefault="0015305A" w:rsidP="0015305A">
      <w:pPr>
        <w:pStyle w:val="font-claude-response-body"/>
      </w:pPr>
      <w:r>
        <w:rPr>
          <w:rStyle w:val="Strong"/>
        </w:rPr>
        <w:t>Backend</w:t>
      </w:r>
      <w:r>
        <w:t xml:space="preserve"> — Java 25, Spring Boot 4.0.3, Spring Security, Spring Data JPA / Hibernate, Liquibase, PostgreSQL JDBC driver, jjwt, Maven.</w:t>
      </w:r>
    </w:p>
    <w:p w14:paraId="41D52002" w14:textId="77777777" w:rsidR="0015305A" w:rsidRDefault="0015305A" w:rsidP="0015305A">
      <w:pPr>
        <w:pStyle w:val="font-claude-response-body"/>
      </w:pPr>
      <w:r>
        <w:rPr>
          <w:rStyle w:val="Strong"/>
        </w:rPr>
        <w:t>Frontend</w:t>
      </w:r>
      <w:r>
        <w:t xml:space="preserve"> — Node.js 24, React 19, Tailwind CSS 4, Vite, React Router 7, Fetch API.</w:t>
      </w:r>
    </w:p>
    <w:p w14:paraId="2839C418" w14:textId="77777777" w:rsidR="0015305A" w:rsidRDefault="0015305A" w:rsidP="0015305A">
      <w:pPr>
        <w:pStyle w:val="font-claude-response-body"/>
      </w:pPr>
      <w:r>
        <w:rPr>
          <w:rStyle w:val="Strong"/>
        </w:rPr>
        <w:t>LLM service</w:t>
      </w:r>
      <w:r>
        <w:t xml:space="preserve"> — Python 3.12+, FastAPI.</w:t>
      </w:r>
    </w:p>
    <w:p w14:paraId="4B249E9D" w14:textId="77777777" w:rsidR="0015305A" w:rsidRDefault="0015305A" w:rsidP="0015305A">
      <w:pPr>
        <w:pStyle w:val="font-claude-response-body"/>
      </w:pPr>
      <w:r>
        <w:rPr>
          <w:rStyle w:val="Strong"/>
        </w:rPr>
        <w:t>Database</w:t>
      </w:r>
      <w:r>
        <w:t xml:space="preserve"> — Supabase (managed PostgreSQL 17.6).</w:t>
      </w:r>
    </w:p>
    <w:p w14:paraId="56E5DB54" w14:textId="77777777" w:rsidR="0015305A" w:rsidRDefault="0015305A" w:rsidP="0015305A">
      <w:pPr>
        <w:pStyle w:val="font-claude-response-body"/>
      </w:pPr>
      <w:r>
        <w:rPr>
          <w:rStyle w:val="Strong"/>
        </w:rPr>
        <w:t>External APIs</w:t>
      </w:r>
      <w:r>
        <w:t xml:space="preserve"> — RunPod (hosted LLM inference), Groq API (used during development), Reddit API (data source, accessed via PRAW).</w:t>
      </w:r>
    </w:p>
    <w:p w14:paraId="4B1C0DBE" w14:textId="77777777" w:rsidR="0015305A" w:rsidRDefault="0015305A" w:rsidP="0015305A">
      <w:pPr>
        <w:pStyle w:val="font-claude-response-body"/>
      </w:pPr>
      <w:r>
        <w:rPr>
          <w:rStyle w:val="Strong"/>
        </w:rPr>
        <w:t>Testing</w:t>
      </w:r>
      <w:r>
        <w:t xml:space="preserve"> — JUnit 5, Mockito, Testcontainers, AssertJ.</w:t>
      </w:r>
    </w:p>
    <w:p w14:paraId="0E47FEE7" w14:textId="77777777" w:rsidR="0015305A" w:rsidRDefault="0015305A" w:rsidP="0015305A">
      <w:pPr>
        <w:pStyle w:val="font-claude-response-body"/>
      </w:pPr>
      <w:r>
        <w:rPr>
          <w:rStyle w:val="Strong"/>
        </w:rPr>
        <w:t>Tooling</w:t>
      </w:r>
      <w:r>
        <w:t xml:space="preserve"> — Git/GitHub, ClickUp, Jupyter Notebook,</w:t>
      </w:r>
      <w:r>
        <w:rPr>
          <w:lang w:val="en-US"/>
        </w:rPr>
        <w:t xml:space="preserve"> Streamlit,</w:t>
      </w:r>
      <w:r>
        <w:t xml:space="preserve"> draw.io, Mermaid, IntelliJ IDEA, VS Code.</w:t>
      </w:r>
    </w:p>
    <w:p w14:paraId="7B0AA554" w14:textId="77777777" w:rsidR="0015305A" w:rsidRDefault="0015305A" w:rsidP="0015305A">
      <w:pPr>
        <w:pStyle w:val="Heading4"/>
      </w:pPr>
      <w:r>
        <w:t>6.3.1 Repository Structure</w:t>
      </w:r>
    </w:p>
    <w:p w14:paraId="6275774F" w14:textId="77777777" w:rsidR="0015305A" w:rsidRDefault="0015305A" w:rsidP="0015305A">
      <w:pPr>
        <w:pStyle w:val="font-claude-response-body"/>
      </w:pPr>
      <w:r>
        <w:t xml:space="preserve">The project is organised as a monorepo. All application code lives under </w:t>
      </w:r>
      <w:r>
        <w:rPr>
          <w:rStyle w:val="HTMLCode"/>
        </w:rPr>
        <w:t>apps/</w:t>
      </w:r>
      <w:r>
        <w:t>, with one folder per service.</w:t>
      </w:r>
    </w:p>
    <w:p w14:paraId="4F6EEBD6" w14:textId="77777777" w:rsidR="0015305A" w:rsidRDefault="0015305A" w:rsidP="0015305A">
      <w:pPr>
        <w:pStyle w:val="HTMLPreformatted"/>
        <w:rPr>
          <w:rStyle w:val="HTMLCode"/>
          <w:rFonts w:ascii="JetBrains Mono SemiBold" w:hAnsi="JetBrains Mono SemiBold" w:cs="JetBrains Mono SemiBold"/>
          <w:color w:val="000000" w:themeColor="text1"/>
        </w:rPr>
      </w:pPr>
      <w:r>
        <w:rPr>
          <w:rStyle w:val="HTMLCode"/>
          <w:rFonts w:ascii="JetBrains Mono SemiBold" w:hAnsi="JetBrains Mono SemiBold" w:cs="JetBrains Mono SemiBold"/>
          <w:color w:val="000000" w:themeColor="text1"/>
        </w:rPr>
        <w:t>hawa/</w:t>
      </w:r>
    </w:p>
    <w:p w14:paraId="6D5A5E49" w14:textId="77777777" w:rsidR="0015305A" w:rsidRDefault="0015305A" w:rsidP="0015305A">
      <w:pPr>
        <w:pStyle w:val="HTMLPreformatted"/>
        <w:rPr>
          <w:rStyle w:val="HTMLCode"/>
          <w:rFonts w:ascii="JetBrains Mono SemiBold" w:hAnsi="JetBrains Mono SemiBold" w:cs="JetBrains Mono SemiBold"/>
          <w:color w:val="000000" w:themeColor="text1"/>
        </w:rPr>
      </w:pPr>
      <w:r>
        <w:rPr>
          <w:rStyle w:val="HTMLCode"/>
          <w:rFonts w:ascii="JetBrains Mono SemiBold" w:hAnsi="JetBrains Mono SemiBold" w:cs="JetBrains Mono SemiBold"/>
          <w:color w:val="000000" w:themeColor="text1"/>
        </w:rPr>
        <w:t>└── apps/</w:t>
      </w:r>
    </w:p>
    <w:p w14:paraId="3EE005CA" w14:textId="77777777" w:rsidR="0015305A" w:rsidRDefault="0015305A" w:rsidP="0015305A">
      <w:pPr>
        <w:pStyle w:val="HTMLPreformatted"/>
        <w:rPr>
          <w:rStyle w:val="HTMLCode"/>
          <w:rFonts w:ascii="JetBrains Mono SemiBold" w:hAnsi="JetBrains Mono SemiBold" w:cs="JetBrains Mono SemiBold"/>
          <w:color w:val="000000" w:themeColor="text1"/>
        </w:rPr>
      </w:pPr>
      <w:r>
        <w:rPr>
          <w:rStyle w:val="HTMLCode"/>
          <w:rFonts w:ascii="JetBrains Mono SemiBold" w:hAnsi="JetBrains Mono SemiBold" w:cs="JetBrains Mono SemiBold"/>
          <w:color w:val="000000" w:themeColor="text1"/>
        </w:rPr>
        <w:t xml:space="preserve">    ├── backend/        # Spring Boot 4 REST API (Java 25, Maven)</w:t>
      </w:r>
    </w:p>
    <w:p w14:paraId="334AE62F" w14:textId="77777777" w:rsidR="0015305A" w:rsidRDefault="0015305A" w:rsidP="0015305A">
      <w:pPr>
        <w:pStyle w:val="HTMLPreformatted"/>
        <w:rPr>
          <w:rStyle w:val="HTMLCode"/>
          <w:rFonts w:ascii="JetBrains Mono SemiBold" w:hAnsi="JetBrains Mono SemiBold" w:cs="JetBrains Mono SemiBold"/>
          <w:color w:val="000000" w:themeColor="text1"/>
        </w:rPr>
      </w:pPr>
      <w:r>
        <w:rPr>
          <w:rStyle w:val="HTMLCode"/>
          <w:rFonts w:ascii="JetBrains Mono SemiBold" w:hAnsi="JetBrains Mono SemiBold" w:cs="JetBrains Mono SemiBold"/>
          <w:color w:val="000000" w:themeColor="text1"/>
        </w:rPr>
        <w:t xml:space="preserve">    ├── frontend/       # React 19 SPA (TypeScript, Vite 7)</w:t>
      </w:r>
    </w:p>
    <w:p w14:paraId="5B6D5DB5" w14:textId="77777777" w:rsidR="0015305A" w:rsidRDefault="0015305A" w:rsidP="0015305A">
      <w:pPr>
        <w:pStyle w:val="HTMLPreformatted"/>
        <w:rPr>
          <w:rStyle w:val="HTMLCode"/>
          <w:rFonts w:ascii="JetBrains Mono SemiBold" w:hAnsi="JetBrains Mono SemiBold" w:cs="JetBrains Mono SemiBold"/>
          <w:color w:val="000000" w:themeColor="text1"/>
        </w:rPr>
      </w:pPr>
      <w:r>
        <w:rPr>
          <w:rStyle w:val="HTMLCode"/>
          <w:rFonts w:ascii="JetBrains Mono SemiBold" w:hAnsi="JetBrains Mono SemiBold" w:cs="JetBrains Mono SemiBold"/>
          <w:color w:val="000000" w:themeColor="text1"/>
        </w:rPr>
        <w:t xml:space="preserve">    ├── llm/            # FastAPI sentiment analysis service (Python)</w:t>
      </w:r>
    </w:p>
    <w:p w14:paraId="0DB0D148" w14:textId="77777777" w:rsidR="0015305A" w:rsidRDefault="0015305A" w:rsidP="0015305A">
      <w:pPr>
        <w:pStyle w:val="HTMLPreformatted"/>
      </w:pPr>
      <w:r>
        <w:rPr>
          <w:rStyle w:val="HTMLCode"/>
          <w:rFonts w:ascii="JetBrains Mono SemiBold" w:hAnsi="JetBrains Mono SemiBold" w:cs="JetBrains Mono SemiBold"/>
          <w:color w:val="000000" w:themeColor="text1"/>
        </w:rPr>
        <w:t xml:space="preserve">    └── benchmark/      # LLM prompt/model evaluation harness (Python)</w:t>
      </w:r>
    </w:p>
    <w:p w14:paraId="5359798B" w14:textId="77777777" w:rsidR="0015305A" w:rsidRDefault="0015305A" w:rsidP="0015305A">
      <w:pPr>
        <w:pStyle w:val="font-claude-response-body"/>
      </w:pPr>
      <w:r>
        <w:lastRenderedPageBreak/>
        <w:t>The four application services are developed and run independently. The backend (Spring Boot) exposes a REST API consumed by the frontend (React) and orchestrates calls to the LLM service (FastAPI), which in turn integrates with RunPod, Groq, and Reddit. The benchmark project is a standalone Python harness used to evaluate prompt and model variants; it is not part of the production runtime and is described.</w:t>
      </w:r>
    </w:p>
    <w:p w14:paraId="2A98A0CA" w14:textId="77777777" w:rsidR="0015305A" w:rsidRDefault="0015305A" w:rsidP="0015305A">
      <w:pPr>
        <w:pStyle w:val="Heading4"/>
      </w:pPr>
      <w:r>
        <w:t>6.3.2 Build and Run</w:t>
      </w:r>
    </w:p>
    <w:p w14:paraId="3C5D3050" w14:textId="77777777" w:rsidR="0015305A" w:rsidRDefault="0015305A" w:rsidP="0015305A">
      <w:pPr>
        <w:pStyle w:val="font-claude-response-body"/>
      </w:pPr>
      <w:r>
        <w:t xml:space="preserve">Each service is built and run independently from its own directory under </w:t>
      </w:r>
      <w:r>
        <w:rPr>
          <w:rStyle w:val="HTMLCode"/>
        </w:rPr>
        <w:t>apps/</w:t>
      </w:r>
      <w:r>
        <w:t>.</w:t>
      </w:r>
    </w:p>
    <w:p w14:paraId="5E13391D" w14:textId="77777777" w:rsidR="0015305A" w:rsidRDefault="0015305A" w:rsidP="0015305A">
      <w:pPr>
        <w:pStyle w:val="font-claude-response-body"/>
      </w:pPr>
      <w:r>
        <w:rPr>
          <w:rStyle w:val="Strong"/>
        </w:rPr>
        <w:t>Backend: Spring Boot</w:t>
      </w:r>
    </w:p>
    <w:p w14:paraId="2282F563" w14:textId="77777777" w:rsidR="0015305A" w:rsidRDefault="0015305A" w:rsidP="0015305A">
      <w:pPr>
        <w:pStyle w:val="HTMLPreformatted"/>
        <w:rPr>
          <w:rStyle w:val="HTMLCode"/>
          <w:rFonts w:ascii="JetBrains Mono SemiBold" w:hAnsi="JetBrains Mono SemiBold" w:cs="JetBrains Mono SemiBold"/>
          <w:color w:val="000000" w:themeColor="text1"/>
          <w:sz w:val="18"/>
          <w:szCs w:val="18"/>
        </w:rPr>
      </w:pPr>
      <w:r>
        <w:rPr>
          <w:rStyle w:val="HTMLCode"/>
          <w:rFonts w:ascii="JetBrains Mono SemiBold" w:hAnsi="JetBrains Mono SemiBold" w:cs="JetBrains Mono SemiBold"/>
          <w:color w:val="000000" w:themeColor="text1"/>
          <w:sz w:val="18"/>
          <w:szCs w:val="18"/>
        </w:rPr>
        <w:t xml:space="preserve">./mvnw spring-boot:run  </w:t>
      </w:r>
      <w:r>
        <w:rPr>
          <w:rStyle w:val="token"/>
          <w:rFonts w:ascii="JetBrains Mono SemiBold" w:hAnsi="JetBrains Mono SemiBold" w:cs="JetBrains Mono SemiBold"/>
          <w:color w:val="000000" w:themeColor="text1"/>
          <w:sz w:val="18"/>
          <w:szCs w:val="18"/>
        </w:rPr>
        <w:t># runs in port 8080</w:t>
      </w:r>
    </w:p>
    <w:p w14:paraId="150CA75E" w14:textId="77777777" w:rsidR="0015305A" w:rsidRDefault="0015305A" w:rsidP="0015305A">
      <w:pPr>
        <w:pStyle w:val="font-claude-response-body"/>
      </w:pPr>
      <w:r>
        <w:t xml:space="preserve">The backend requires a running PostgreSQL instance during local development; the production database is hosted on Supabase. CORS is open for </w:t>
      </w:r>
      <w:r>
        <w:rPr>
          <w:rStyle w:val="HTMLCode"/>
        </w:rPr>
        <w:t>http://localhost:5173</w:t>
      </w:r>
      <w:r>
        <w:t xml:space="preserve"> to allow the local frontend dev server.</w:t>
      </w:r>
    </w:p>
    <w:p w14:paraId="217D70CE" w14:textId="77777777" w:rsidR="0015305A" w:rsidRDefault="0015305A" w:rsidP="0015305A">
      <w:pPr>
        <w:pStyle w:val="font-claude-response-body"/>
      </w:pPr>
      <w:r>
        <w:rPr>
          <w:rStyle w:val="Strong"/>
        </w:rPr>
        <w:t xml:space="preserve">Frontend: React + Vite </w:t>
      </w:r>
    </w:p>
    <w:p w14:paraId="645D5664" w14:textId="77777777" w:rsidR="0015305A" w:rsidRDefault="0015305A" w:rsidP="0015305A">
      <w:pPr>
        <w:pStyle w:val="HTMLPreformatted"/>
        <w:rPr>
          <w:rStyle w:val="HTMLCode"/>
          <w:rFonts w:ascii="JetBrains Mono SemiBold" w:hAnsi="JetBrains Mono SemiBold" w:cs="JetBrains Mono SemiBold"/>
          <w:color w:val="000000" w:themeColor="text1"/>
          <w:sz w:val="18"/>
          <w:szCs w:val="18"/>
        </w:rPr>
      </w:pPr>
      <w:r>
        <w:rPr>
          <w:rStyle w:val="token"/>
          <w:rFonts w:ascii="JetBrains Mono SemiBold" w:hAnsi="JetBrains Mono SemiBold" w:cs="JetBrains Mono SemiBold"/>
          <w:color w:val="000000" w:themeColor="text1"/>
          <w:sz w:val="18"/>
          <w:szCs w:val="18"/>
        </w:rPr>
        <w:t>npm</w:t>
      </w:r>
      <w:r>
        <w:rPr>
          <w:rStyle w:val="HTMLCode"/>
          <w:rFonts w:ascii="JetBrains Mono SemiBold" w:hAnsi="JetBrains Mono SemiBold" w:cs="JetBrains Mono SemiBold"/>
          <w:color w:val="000000" w:themeColor="text1"/>
          <w:sz w:val="18"/>
          <w:szCs w:val="18"/>
        </w:rPr>
        <w:t xml:space="preserve"> </w:t>
      </w:r>
      <w:r>
        <w:rPr>
          <w:rStyle w:val="token"/>
          <w:rFonts w:ascii="JetBrains Mono SemiBold" w:hAnsi="JetBrains Mono SemiBold" w:cs="JetBrains Mono SemiBold"/>
          <w:color w:val="000000" w:themeColor="text1"/>
          <w:sz w:val="18"/>
          <w:szCs w:val="18"/>
        </w:rPr>
        <w:t>install</w:t>
      </w:r>
    </w:p>
    <w:p w14:paraId="6BC82613" w14:textId="77777777" w:rsidR="0015305A" w:rsidRDefault="0015305A" w:rsidP="0015305A">
      <w:pPr>
        <w:pStyle w:val="HTMLPreformatted"/>
        <w:rPr>
          <w:rStyle w:val="HTMLCode"/>
          <w:rFonts w:ascii="JetBrains Mono SemiBold" w:hAnsi="JetBrains Mono SemiBold" w:cs="JetBrains Mono SemiBold"/>
          <w:color w:val="000000" w:themeColor="text1"/>
          <w:sz w:val="18"/>
          <w:szCs w:val="18"/>
        </w:rPr>
      </w:pPr>
      <w:r>
        <w:rPr>
          <w:rStyle w:val="token"/>
          <w:rFonts w:ascii="JetBrains Mono SemiBold" w:hAnsi="JetBrains Mono SemiBold" w:cs="JetBrains Mono SemiBold"/>
          <w:color w:val="000000" w:themeColor="text1"/>
          <w:sz w:val="18"/>
          <w:szCs w:val="18"/>
        </w:rPr>
        <w:t>npm</w:t>
      </w:r>
      <w:r>
        <w:rPr>
          <w:rStyle w:val="HTMLCode"/>
          <w:rFonts w:ascii="JetBrains Mono SemiBold" w:hAnsi="JetBrains Mono SemiBold" w:cs="JetBrains Mono SemiBold"/>
          <w:color w:val="000000" w:themeColor="text1"/>
          <w:sz w:val="18"/>
          <w:szCs w:val="18"/>
        </w:rPr>
        <w:t xml:space="preserve"> run dev     </w:t>
      </w:r>
      <w:r>
        <w:rPr>
          <w:rStyle w:val="token"/>
          <w:rFonts w:ascii="JetBrains Mono SemiBold" w:hAnsi="JetBrains Mono SemiBold" w:cs="JetBrains Mono SemiBold"/>
          <w:color w:val="000000" w:themeColor="text1"/>
          <w:sz w:val="18"/>
          <w:szCs w:val="18"/>
        </w:rPr>
        <w:t># dev server, proxies /api to localhost:8080</w:t>
      </w:r>
    </w:p>
    <w:p w14:paraId="78698862" w14:textId="77777777" w:rsidR="0015305A" w:rsidRDefault="0015305A" w:rsidP="0015305A">
      <w:pPr>
        <w:pStyle w:val="HTMLPreformatted"/>
      </w:pPr>
      <w:r>
        <w:rPr>
          <w:rStyle w:val="token"/>
          <w:rFonts w:ascii="JetBrains Mono SemiBold" w:hAnsi="JetBrains Mono SemiBold" w:cs="JetBrains Mono SemiBold"/>
          <w:color w:val="000000" w:themeColor="text1"/>
          <w:sz w:val="18"/>
          <w:szCs w:val="18"/>
        </w:rPr>
        <w:t>npm</w:t>
      </w:r>
      <w:r>
        <w:rPr>
          <w:rStyle w:val="HTMLCode"/>
          <w:rFonts w:ascii="JetBrains Mono SemiBold" w:hAnsi="JetBrains Mono SemiBold" w:cs="JetBrains Mono SemiBold"/>
          <w:color w:val="000000" w:themeColor="text1"/>
          <w:sz w:val="18"/>
          <w:szCs w:val="18"/>
        </w:rPr>
        <w:t xml:space="preserve"> run build   </w:t>
      </w:r>
      <w:r>
        <w:rPr>
          <w:rStyle w:val="token"/>
          <w:rFonts w:ascii="JetBrains Mono SemiBold" w:hAnsi="JetBrains Mono SemiBold" w:cs="JetBrains Mono SemiBold"/>
          <w:color w:val="000000" w:themeColor="text1"/>
          <w:sz w:val="18"/>
          <w:szCs w:val="18"/>
        </w:rPr>
        <w:t># production build to dist/</w:t>
      </w:r>
    </w:p>
    <w:p w14:paraId="03A1FD95" w14:textId="77777777" w:rsidR="0015305A" w:rsidRDefault="0015305A" w:rsidP="0015305A">
      <w:pPr>
        <w:pStyle w:val="font-claude-response-body"/>
      </w:pPr>
      <w:r>
        <w:rPr>
          <w:rStyle w:val="Strong"/>
        </w:rPr>
        <w:t>LLM service — FastAPI</w:t>
      </w:r>
    </w:p>
    <w:p w14:paraId="7889F8D8" w14:textId="77777777" w:rsidR="0015305A" w:rsidRDefault="0015305A" w:rsidP="0015305A">
      <w:pPr>
        <w:pStyle w:val="HTMLPreformatted"/>
        <w:rPr>
          <w:rStyle w:val="HTMLCode"/>
          <w:rFonts w:ascii="JetBrains Mono SemiBold" w:hAnsi="JetBrains Mono SemiBold" w:cs="JetBrains Mono SemiBold"/>
          <w:color w:val="000000" w:themeColor="text1"/>
          <w:sz w:val="18"/>
          <w:szCs w:val="18"/>
        </w:rPr>
      </w:pPr>
      <w:r>
        <w:rPr>
          <w:rStyle w:val="HTMLCode"/>
          <w:rFonts w:ascii="JetBrains Mono SemiBold" w:hAnsi="JetBrains Mono SemiBold" w:cs="JetBrains Mono SemiBold"/>
          <w:color w:val="000000" w:themeColor="text1"/>
          <w:sz w:val="18"/>
          <w:szCs w:val="18"/>
        </w:rPr>
        <w:t xml:space="preserve">pip </w:t>
      </w:r>
      <w:r>
        <w:rPr>
          <w:rStyle w:val="token"/>
          <w:rFonts w:ascii="JetBrains Mono SemiBold" w:hAnsi="JetBrains Mono SemiBold" w:cs="JetBrains Mono SemiBold"/>
          <w:color w:val="000000" w:themeColor="text1"/>
          <w:sz w:val="18"/>
          <w:szCs w:val="18"/>
        </w:rPr>
        <w:t>install</w:t>
      </w:r>
      <w:r>
        <w:rPr>
          <w:rStyle w:val="HTMLCode"/>
          <w:rFonts w:ascii="JetBrains Mono SemiBold" w:hAnsi="JetBrains Mono SemiBold" w:cs="JetBrains Mono SemiBold"/>
          <w:color w:val="000000" w:themeColor="text1"/>
          <w:sz w:val="18"/>
          <w:szCs w:val="18"/>
        </w:rPr>
        <w:t xml:space="preserve"> -r requirements.txt</w:t>
      </w:r>
    </w:p>
    <w:p w14:paraId="601C6DC1" w14:textId="77777777" w:rsidR="0015305A" w:rsidRDefault="0015305A" w:rsidP="0015305A">
      <w:pPr>
        <w:pStyle w:val="HTMLPreformatted"/>
      </w:pPr>
      <w:r>
        <w:rPr>
          <w:rStyle w:val="HTMLCode"/>
          <w:rFonts w:ascii="JetBrains Mono SemiBold" w:hAnsi="JetBrains Mono SemiBold" w:cs="JetBrains Mono SemiBold"/>
          <w:color w:val="000000" w:themeColor="text1"/>
          <w:sz w:val="18"/>
          <w:szCs w:val="18"/>
        </w:rPr>
        <w:t xml:space="preserve">uvicorn main:app --reload --port </w:t>
      </w:r>
      <w:r>
        <w:rPr>
          <w:rStyle w:val="token"/>
          <w:rFonts w:ascii="JetBrains Mono SemiBold" w:hAnsi="JetBrains Mono SemiBold" w:cs="JetBrains Mono SemiBold"/>
          <w:color w:val="000000" w:themeColor="text1"/>
          <w:sz w:val="18"/>
          <w:szCs w:val="18"/>
        </w:rPr>
        <w:t>8001</w:t>
      </w:r>
    </w:p>
    <w:p w14:paraId="3DAB658C" w14:textId="77777777" w:rsidR="000D672E" w:rsidRPr="005917DE" w:rsidRDefault="000D672E">
      <w:pPr>
        <w:rPr>
          <w:lang w:val="en-US"/>
        </w:rPr>
        <w:pPrChange w:id="264" w:author="عبدالرحمن الوابل ID 444101867" w:date="2026-05-15T00:52:00Z" w16du:dateUtc="2026-05-14T21:52:00Z">
          <w:pPr>
            <w:pStyle w:val="Heading1"/>
          </w:pPr>
        </w:pPrChange>
      </w:pPr>
    </w:p>
    <w:p w14:paraId="73637CEE" w14:textId="77777777" w:rsidR="000704A0" w:rsidRPr="000704A0" w:rsidRDefault="000704A0" w:rsidP="000704A0"/>
    <w:p w14:paraId="4ABCA4D4" w14:textId="77777777" w:rsidR="002141F0" w:rsidRDefault="00794FED" w:rsidP="000C6CA7">
      <w:pPr>
        <w:pStyle w:val="Heading1"/>
      </w:pPr>
      <w:bookmarkStart w:id="265" w:name="_Toc229695687"/>
      <w:r>
        <w:t>Chapter 7: Conclusion</w:t>
      </w:r>
      <w:bookmarkEnd w:id="265"/>
    </w:p>
    <w:p w14:paraId="420C4849" w14:textId="77777777" w:rsidR="000C6CA7" w:rsidRPr="000C6CA7" w:rsidRDefault="00244D8B" w:rsidP="000C6CA7">
      <w:pPr>
        <w:pStyle w:val="Heading2"/>
      </w:pPr>
      <w:bookmarkStart w:id="266" w:name="_Toc229695688"/>
      <w:r>
        <w:t>7.1 Challenges</w:t>
      </w:r>
      <w:bookmarkEnd w:id="266"/>
    </w:p>
    <w:p w14:paraId="6C3DE83E" w14:textId="77777777" w:rsidR="002141F0" w:rsidRDefault="002141F0" w:rsidP="00083E66">
      <w:pPr>
        <w:pStyle w:val="Heading4"/>
        <w:numPr>
          <w:ilvl w:val="0"/>
          <w:numId w:val="37"/>
        </w:numPr>
        <w:jc w:val="both"/>
        <w:rPr>
          <w:rStyle w:val="Strong"/>
          <w:b/>
          <w:bCs/>
        </w:rPr>
      </w:pPr>
      <w:r>
        <w:rPr>
          <w:rStyle w:val="Strong"/>
          <w:b/>
          <w:bCs/>
        </w:rPr>
        <w:t>Arabic support is harder than expected:</w:t>
      </w:r>
    </w:p>
    <w:p w14:paraId="1E03768E" w14:textId="77777777" w:rsidR="002141F0" w:rsidRDefault="002141F0" w:rsidP="002141F0">
      <w:pPr>
        <w:jc w:val="both"/>
      </w:pPr>
      <w:r>
        <w:rPr>
          <w:lang w:val="en-US"/>
        </w:rPr>
        <w:t>We initially planned to support both English and Arabic, but Arabic turned into a major challenge. Many general-purpose LLMs still perform noticeably worse on Arabic than on English, especially for dialectical and informal social-media text. On top of that, there is no widely accessible social-media data source that both has a large Arabic text audience and provides an affordable, convenient API for bulk analysis (see Challenge 2). As a result, we treated Arabic support as a stretch goal instead of a guaranteed, production-quality feature in this phase.</w:t>
      </w:r>
    </w:p>
    <w:p w14:paraId="05E7EBF3" w14:textId="77777777" w:rsidR="002141F0" w:rsidRDefault="002141F0" w:rsidP="00083E66">
      <w:pPr>
        <w:pStyle w:val="Heading4"/>
        <w:numPr>
          <w:ilvl w:val="0"/>
          <w:numId w:val="37"/>
        </w:numPr>
        <w:jc w:val="both"/>
        <w:rPr>
          <w:rStyle w:val="Strong"/>
          <w:b/>
          <w:bCs/>
        </w:rPr>
      </w:pPr>
      <w:r>
        <w:rPr>
          <w:rStyle w:val="Strong"/>
          <w:b/>
          <w:bCs/>
        </w:rPr>
        <w:t>Social media data access for Arabic (X is out of reach):</w:t>
      </w:r>
    </w:p>
    <w:p w14:paraId="2D536BE5" w14:textId="77777777" w:rsidR="002141F0" w:rsidRPr="002141F0" w:rsidRDefault="002141F0" w:rsidP="002141F0">
      <w:pPr>
        <w:jc w:val="both"/>
      </w:pPr>
      <w:r>
        <w:rPr>
          <w:lang w:val="en-US"/>
        </w:rPr>
        <w:t xml:space="preserve">The most important Arabic text-based social media platform for public discussions is X (Twitter). However, X’s current API pricing, strict rate limits, and anti-scraping measures make it effectively out of reach. Free or low-cost options do not provide enough volume to build a realistic dataset, and unofficial scrapers are unreliable or blocked. Because of this, we had to abandon X as a data source, even though </w:t>
      </w:r>
      <w:r>
        <w:rPr>
          <w:lang w:val="en-US"/>
        </w:rPr>
        <w:lastRenderedPageBreak/>
        <w:t>it is central for Arabic conversations, and instead rely on Reddit (which is more English-focused) and manual CSV/XLSX uploads. This directly limits how representative our analysis can be for Arabic-speaking users and brands.</w:t>
      </w:r>
    </w:p>
    <w:p w14:paraId="745F06E1" w14:textId="77777777" w:rsidR="002141F0" w:rsidRDefault="002141F0" w:rsidP="00083E66">
      <w:pPr>
        <w:pStyle w:val="Heading4"/>
        <w:numPr>
          <w:ilvl w:val="0"/>
          <w:numId w:val="37"/>
        </w:numPr>
        <w:jc w:val="both"/>
        <w:rPr>
          <w:rStyle w:val="Strong"/>
          <w:b/>
          <w:bCs/>
        </w:rPr>
      </w:pPr>
      <w:r>
        <w:rPr>
          <w:rStyle w:val="Strong"/>
          <w:b/>
          <w:bCs/>
        </w:rPr>
        <w:t>Hardware limitations for local LLMs:</w:t>
      </w:r>
    </w:p>
    <w:p w14:paraId="7C97EC02" w14:textId="77777777" w:rsidR="002141F0" w:rsidRDefault="002141F0" w:rsidP="000C6CA7">
      <w:pPr>
        <w:jc w:val="both"/>
      </w:pPr>
      <w:r>
        <w:rPr>
          <w:lang w:val="en-US"/>
        </w:rPr>
        <w:t>Our available hardware could only handle relatively small open-source models (around 3B–7B parameters) with acceptable latency and memory usage. Larger models either could not run at all or required heavy quantization that hurt quality. Practically, this forced us to use a smaller local model for the prototype and to evaluate only a small subset of posts for some open-source models. As a result, our comparison between local and cloud LLMs is constrained and does not fully show what might be achievable with stronger hardware.</w:t>
      </w:r>
    </w:p>
    <w:p w14:paraId="6B45F5BF" w14:textId="77777777" w:rsidR="000C6CA7" w:rsidRDefault="00244D8B" w:rsidP="000C6CA7">
      <w:pPr>
        <w:pStyle w:val="Heading2"/>
      </w:pPr>
      <w:bookmarkStart w:id="267" w:name="_Toc229695689"/>
      <w:r>
        <w:t>7.2 Conclusion</w:t>
      </w:r>
      <w:bookmarkEnd w:id="267"/>
    </w:p>
    <w:p w14:paraId="75F18550" w14:textId="77777777" w:rsidR="00D117FE" w:rsidRPr="002141F0" w:rsidRDefault="002141F0" w:rsidP="1626D3F6">
      <w:pPr>
        <w:spacing w:line="240" w:lineRule="auto"/>
        <w:jc w:val="both"/>
        <w:rPr>
          <w:lang w:val="en-US"/>
        </w:rPr>
      </w:pPr>
      <w:r>
        <w:rPr>
          <w:lang w:val="en-US"/>
        </w:rPr>
        <w:t>The project delivers an LLM-based sentiment analysis prototype (Hawa) that processes social media data and uploaded datasets to extract multiple dimensions from each post: a sentiment score, a dominant emotion, and a brand-related aspect. These results are aggregated into dashboards and reports that summarize brand status over time, including aspect and emotion breakdowns. The implemented system covers the full pipeline from data ingestion (Reddit and CSV/XLSX) through LLM-based analysis to visualization in a web-based interface. Experiments on a small labeled dataset show that LLMs can perform multi-dimensional sentiment analysis with reasonable accuracy on English social media posts under careful prompt design and structured output formats. Some production LLMs achieved relatively low error on sentiment scores, indicating that they are viable engines for this type of analysis in constrained settings. In parallel, the architecture separates the LLM service, job queue, backend, and frontend, making it possible to swap models or extend data sources without redesigning the entire system. However, several important limitations remain. Most importantly, Arabic support proved significantly harder than English. General-purpose LLMs often perform worse on Arabic—especially informal, dialect-rich social-media text—while the main Arabic text platform with a large audience (X/Twitter) is currently inaccessible for realistic bulk analysis due to API limits, pricing, and anti-scraping measures. As a result, the current system focuses on English first, and Arabic is treated as a stretch goal rather than a fully delivered feature in this phase. In addition, hardware constraints restricted experiments with larger open-source models, and the evaluation dataset is too small to claim strong, general conclusions about performance in real-world conditions.</w:t>
      </w:r>
    </w:p>
    <w:p w14:paraId="4D9441AD" w14:textId="77777777" w:rsidR="00D117FE" w:rsidRPr="00D117FE" w:rsidRDefault="00D117FE" w:rsidP="00D117FE">
      <w:pPr>
        <w:spacing w:after="0" w:line="240" w:lineRule="auto"/>
        <w:jc w:val="both"/>
      </w:pPr>
      <w:r>
        <w:t>These limitations shape the next steps for future work:</w:t>
      </w:r>
    </w:p>
    <w:p w14:paraId="4BA86E2D" w14:textId="77777777" w:rsidR="00D117FE" w:rsidRPr="00D117FE" w:rsidRDefault="00D117FE" w:rsidP="00083E66">
      <w:pPr>
        <w:pStyle w:val="ListParagraph"/>
        <w:numPr>
          <w:ilvl w:val="0"/>
          <w:numId w:val="38"/>
        </w:numPr>
        <w:spacing w:after="0" w:line="240" w:lineRule="auto"/>
        <w:jc w:val="both"/>
      </w:pPr>
      <w:r>
        <w:rPr>
          <w:b/>
          <w:bCs/>
        </w:rPr>
        <w:t>Arabic-focused evaluation and support</w:t>
      </w:r>
    </w:p>
    <w:p w14:paraId="17979682" w14:textId="77777777" w:rsidR="00D117FE" w:rsidRPr="00D117FE" w:rsidRDefault="00D117FE" w:rsidP="1626D3F6">
      <w:pPr>
        <w:spacing w:line="240" w:lineRule="auto"/>
        <w:jc w:val="both"/>
        <w:rPr>
          <w:lang w:val="en-US"/>
        </w:rPr>
      </w:pPr>
      <w:r>
        <w:rPr>
          <w:lang w:val="en-US"/>
        </w:rPr>
        <w:t>Build a dedicated evaluation pipeline for Arabic using realistic regional data, and compare multiple Arabic-capable LLMs and specialized sentiment models. Based on these experiments, select or combine models that provide acceptable accuracy and stability for Arabic posts, or adopt a hybrid architecture where English and Arabic use different backends.</w:t>
      </w:r>
    </w:p>
    <w:p w14:paraId="2D75AAC1" w14:textId="77777777" w:rsidR="00D117FE" w:rsidRPr="00D117FE" w:rsidRDefault="00D117FE" w:rsidP="00083E66">
      <w:pPr>
        <w:pStyle w:val="ListParagraph"/>
        <w:numPr>
          <w:ilvl w:val="0"/>
          <w:numId w:val="38"/>
        </w:numPr>
        <w:spacing w:after="0" w:line="240" w:lineRule="auto"/>
        <w:jc w:val="both"/>
        <w:rPr>
          <w:lang w:val="en-US"/>
        </w:rPr>
      </w:pPr>
      <w:r>
        <w:rPr>
          <w:b/>
          <w:bCs/>
          <w:lang w:val="en-US"/>
        </w:rPr>
        <w:t>Experiments with larger cloud-hosted LLMs (vLLM setups)</w:t>
      </w:r>
    </w:p>
    <w:p w14:paraId="16248A6E" w14:textId="77777777" w:rsidR="002141F0" w:rsidRPr="00D117FE" w:rsidRDefault="00D117FE" w:rsidP="1626D3F6">
      <w:pPr>
        <w:spacing w:line="240" w:lineRule="auto"/>
        <w:jc w:val="both"/>
        <w:rPr>
          <w:lang w:val="en-US"/>
        </w:rPr>
      </w:pPr>
      <w:r>
        <w:rPr>
          <w:lang w:val="en-US"/>
        </w:rPr>
        <w:t>Experiment with larger models hosted on the cloud (for example, via vLLM-based deployments or managed LLM providers) to see whether they can deliver better sentiment, emotion, and aspect predictions, especially for Arabic. These experiments should consider not only accuracy but also latency and cost, to understand what is realistically achievable if Hawa is scaled beyond a purely local setup.</w:t>
      </w:r>
    </w:p>
    <w:p w14:paraId="12DF490C" w14:textId="77777777" w:rsidR="002141F0" w:rsidRDefault="00244D8B" w:rsidP="005B16E3">
      <w:pPr>
        <w:pStyle w:val="Heading2"/>
      </w:pPr>
      <w:bookmarkStart w:id="268" w:name="_Toc229695690"/>
      <w:r>
        <w:t>7.3 Social, Ethical, Legal, Global, and Security Impact</w:t>
      </w:r>
      <w:bookmarkEnd w:id="268"/>
    </w:p>
    <w:p w14:paraId="1B0215D9" w14:textId="77777777" w:rsidR="000C6CA7" w:rsidRDefault="005B16E3" w:rsidP="005B16E3">
      <w:pPr>
        <w:pStyle w:val="Heading4"/>
        <w:jc w:val="both"/>
      </w:pPr>
      <w:r>
        <w:lastRenderedPageBreak/>
        <w:t>1. Social Impact:</w:t>
      </w:r>
    </w:p>
    <w:p w14:paraId="3A0CDA0F" w14:textId="77777777" w:rsidR="005B16E3" w:rsidRPr="005B16E3" w:rsidRDefault="005B16E3" w:rsidP="005B16E3">
      <w:pPr>
        <w:spacing w:after="0" w:line="240" w:lineRule="auto"/>
        <w:jc w:val="both"/>
      </w:pPr>
      <w:r>
        <w:t>The system helps organizations turn large volumes of unstructured text into clearer signals about customer satisfaction, complaints, and recurring issues. This can support faster reactions to problems, more informed decisions, and more customer focused services.</w:t>
      </w:r>
    </w:p>
    <w:p w14:paraId="1A163C15" w14:textId="77777777" w:rsidR="005B16E3" w:rsidRDefault="005B16E3" w:rsidP="005B16E3">
      <w:pPr>
        <w:spacing w:after="0" w:line="240" w:lineRule="auto"/>
        <w:jc w:val="both"/>
      </w:pPr>
      <w:r>
        <w:t>At the same time, automated analysis can misread context, sarcasm, or sensitive topics. If teams trust the system without human review, they may misinterpret what users mean or overlook important individual feedback. The social impact therefore depends on using Hawa as support for human decision making, not as a full replacement for careful reading and direct communication with customers.</w:t>
      </w:r>
    </w:p>
    <w:p w14:paraId="620BA1CE" w14:textId="77777777" w:rsidR="005B16E3" w:rsidRDefault="005B16E3" w:rsidP="00180BFD">
      <w:pPr>
        <w:pStyle w:val="Heading4"/>
      </w:pPr>
      <w:r>
        <w:t>2. Ethical Impact</w:t>
      </w:r>
    </w:p>
    <w:p w14:paraId="734B542B" w14:textId="77777777" w:rsidR="005B16E3" w:rsidRPr="005B16E3" w:rsidRDefault="005B16E3" w:rsidP="1626D3F6">
      <w:pPr>
        <w:spacing w:after="0" w:line="240" w:lineRule="auto"/>
        <w:jc w:val="both"/>
        <w:rPr>
          <w:lang w:val="en-US"/>
        </w:rPr>
      </w:pPr>
      <w:r>
        <w:rPr>
          <w:lang w:val="en-US"/>
        </w:rPr>
        <w:t>The main ethical concerns in this project are privacy and potential misuse. The system is designed for aggregate analysis at the level of brands and topics, using public data or datasets provided by organizations. It is not intended to profile or track specific individuals or to monitor them in a way that feels intrusive.</w:t>
      </w:r>
    </w:p>
    <w:p w14:paraId="2BE8EAE3" w14:textId="77777777" w:rsidR="005B16E3" w:rsidRPr="005B16E3" w:rsidRDefault="005B16E3" w:rsidP="1626D3F6">
      <w:pPr>
        <w:spacing w:after="0" w:line="240" w:lineRule="auto"/>
        <w:jc w:val="both"/>
        <w:rPr>
          <w:lang w:val="en-US"/>
        </w:rPr>
      </w:pPr>
      <w:r>
        <w:rPr>
          <w:lang w:val="en-US"/>
        </w:rPr>
        <w:t>Hawa should be used to better understand customer needs and improve services, not to design manipulative campaigns or to silence criticism based only on sentiment scores produced by the model. For this reason, Hawa is positioned as a decision support tool, and the final responsibility for interpreting and acting on the results remains with human users.</w:t>
      </w:r>
    </w:p>
    <w:p w14:paraId="2187C448" w14:textId="77777777" w:rsidR="005B16E3" w:rsidRDefault="005B16E3" w:rsidP="00180BFD">
      <w:pPr>
        <w:pStyle w:val="Heading4"/>
      </w:pPr>
      <w:r>
        <w:t>3. Legal Impact</w:t>
      </w:r>
    </w:p>
    <w:p w14:paraId="7081D25F" w14:textId="77777777" w:rsidR="005B16E3" w:rsidRPr="005B16E3" w:rsidRDefault="005B16E3" w:rsidP="1626D3F6">
      <w:pPr>
        <w:spacing w:after="0" w:line="240" w:lineRule="auto"/>
        <w:jc w:val="both"/>
        <w:rPr>
          <w:lang w:val="en-US"/>
        </w:rPr>
      </w:pPr>
      <w:r>
        <w:rPr>
          <w:lang w:val="en-US"/>
        </w:rPr>
        <w:t>From a legal perspective, the system must respect data protection rules and the terms of use of each platform or data source. Public posts can still contain personal data, so the system should collect only what is necessary for analysis, avoid storing sensitive information without need, and apply reasonable retention and deletion practices, especially for uploaded datasets that may contain customer records.</w:t>
      </w:r>
    </w:p>
    <w:p w14:paraId="3F708D02" w14:textId="77777777" w:rsidR="005B16E3" w:rsidRDefault="005B16E3" w:rsidP="00187E5E">
      <w:pPr>
        <w:spacing w:after="0" w:line="240" w:lineRule="auto"/>
        <w:jc w:val="both"/>
        <w:rPr>
          <w:lang w:val="en-US"/>
        </w:rPr>
      </w:pPr>
      <w:r>
        <w:rPr>
          <w:lang w:val="en-US"/>
        </w:rPr>
        <w:t>The system should use official and allowed access methods for external platforms, and follow their usage policies. Organizations that upload their own datasets remain responsible for ensuring they have a lawful basis to process that data. Hawa supports them by providing controlled access and clear separation between different clients and projects.</w:t>
      </w:r>
    </w:p>
    <w:p w14:paraId="5BDE615D" w14:textId="77777777" w:rsidR="00187E5E" w:rsidRPr="00187E5E" w:rsidRDefault="00187E5E" w:rsidP="00187E5E">
      <w:pPr>
        <w:spacing w:after="0" w:line="240" w:lineRule="auto"/>
        <w:jc w:val="both"/>
        <w:rPr>
          <w:lang w:val="en-US"/>
        </w:rPr>
      </w:pPr>
    </w:p>
    <w:p w14:paraId="7D4A0C3E" w14:textId="77777777" w:rsidR="005B16E3" w:rsidRDefault="005B16E3" w:rsidP="00180BFD">
      <w:pPr>
        <w:pStyle w:val="Heading4"/>
      </w:pPr>
      <w:r>
        <w:t>4. Global Impact</w:t>
      </w:r>
    </w:p>
    <w:p w14:paraId="1CC4901A" w14:textId="77777777" w:rsidR="005B16E3" w:rsidRDefault="005B16E3" w:rsidP="005B16E3">
      <w:pPr>
        <w:jc w:val="both"/>
      </w:pPr>
      <w:r>
        <w:rPr>
          <w:lang w:val="en-US"/>
        </w:rPr>
        <w:t>In principle, Hawa can be used by organizations in different countries and regions. This makes it important that large scale analysis of public posts respects local expectations about privacy and acceptable data use, and that the system remains focused on aggregate insights about brands and topics rather than tracking or profiling specific individuals.</w:t>
      </w:r>
    </w:p>
    <w:p w14:paraId="3BD8E660" w14:textId="77777777" w:rsidR="005B16E3" w:rsidRDefault="005B16E3" w:rsidP="00180BFD">
      <w:pPr>
        <w:pStyle w:val="Heading4"/>
      </w:pPr>
      <w:r>
        <w:t>5. Security Impact</w:t>
      </w:r>
    </w:p>
    <w:p w14:paraId="0B0ABBCF" w14:textId="77777777" w:rsidR="005B16E3" w:rsidRPr="005B16E3" w:rsidRDefault="005B16E3" w:rsidP="1626D3F6">
      <w:pPr>
        <w:spacing w:after="0" w:line="240" w:lineRule="auto"/>
        <w:jc w:val="both"/>
        <w:rPr>
          <w:lang w:val="en-US"/>
        </w:rPr>
      </w:pPr>
      <w:r>
        <w:rPr>
          <w:lang w:val="en-US"/>
        </w:rPr>
        <w:t>Security is important for protecting uploaded datasets, analysis results, user accounts, and integration credentials. The system design includes controlled onboarding of organizations, role based access to dashboards, and separation of each client’s data so that one organization cannot see another’s results.</w:t>
      </w:r>
    </w:p>
    <w:p w14:paraId="35D399E4" w14:textId="77777777" w:rsidR="005B16E3" w:rsidRPr="005B16E3" w:rsidRDefault="005B16E3" w:rsidP="1626D3F6">
      <w:pPr>
        <w:spacing w:after="0" w:line="240" w:lineRule="auto"/>
        <w:jc w:val="both"/>
        <w:rPr>
          <w:lang w:val="en-US"/>
        </w:rPr>
      </w:pPr>
      <w:r>
        <w:rPr>
          <w:lang w:val="en-US"/>
        </w:rPr>
        <w:t>Sensitive credentials, such as API keys and tokens for language model providers, must be stored securely (for example, in environment variables or secret managers) and never exposed in source code repositories. Communication between system components should use secure channels, and inputs such as file uploads should be validated to reduce the risk of malicious content. These measures help reduce the risk of data leaks, unauthorized access, or tampering with analytical results, and support trust in the system.</w:t>
      </w:r>
    </w:p>
    <w:p w14:paraId="11C38152" w14:textId="77777777" w:rsidR="005B16E3" w:rsidRPr="005B16E3" w:rsidRDefault="005B16E3" w:rsidP="005C38AA">
      <w:r>
        <w:br w:type="page"/>
      </w:r>
    </w:p>
    <w:p w14:paraId="1444D0D4" w14:textId="77777777" w:rsidR="002E6D8E" w:rsidRDefault="002E6D8E" w:rsidP="002E6D8E">
      <w:pPr>
        <w:pStyle w:val="Heading1"/>
      </w:pPr>
      <w:bookmarkStart w:id="269" w:name="_Toc229695691"/>
      <w:r>
        <w:lastRenderedPageBreak/>
        <w:t>References</w:t>
      </w:r>
      <w:bookmarkEnd w:id="269"/>
    </w:p>
    <w:p w14:paraId="2F0C04AC" w14:textId="77777777" w:rsidR="002E6D8E" w:rsidRDefault="00291937" w:rsidP="002E6D8E">
      <w:r>
        <w:t xml:space="preserve">[1] Meta AI, "Introducing Llama 3.2: Revolutionizing edge AI and vision with open, customizable models". Available: </w:t>
      </w:r>
      <w:hyperlink r:id="rId44" w:history="1">
        <w:r>
          <w:rPr>
            <w:rStyle w:val="Hyperlink"/>
          </w:rPr>
          <w:t>https://ai.meta.com/blog/llama-3-2-connect-2024-vision-edge-mobile-devices/</w:t>
        </w:r>
      </w:hyperlink>
    </w:p>
    <w:p w14:paraId="7B1C020A" w14:textId="77777777" w:rsidR="00291937" w:rsidRDefault="00291937" w:rsidP="002E6D8E">
      <w:r>
        <w:t xml:space="preserve">[2] Meta AI, "Llama Models”. Available: </w:t>
      </w:r>
      <w:hyperlink r:id="rId45" w:history="1">
        <w:r>
          <w:rPr>
            <w:rStyle w:val="Hyperlink"/>
          </w:rPr>
          <w:t>https://www.llama.com/</w:t>
        </w:r>
      </w:hyperlink>
    </w:p>
    <w:p w14:paraId="7C872560" w14:textId="77777777" w:rsidR="00C94678" w:rsidRDefault="00C94678" w:rsidP="00C94678">
      <w:r>
        <w:rPr>
          <w:lang w:val="en-US"/>
        </w:rPr>
        <w:t xml:space="preserve">[3] Qwen Team, “Qwen2.5 Technical Report,” arXiv:2412.15115, 2024. Available: </w:t>
      </w:r>
      <w:hyperlink r:id="rId46">
        <w:r>
          <w:rPr>
            <w:rStyle w:val="Hyperlink"/>
            <w:lang w:val="en-US"/>
          </w:rPr>
          <w:t>https://arxiv.org/abs/2412.15115</w:t>
        </w:r>
      </w:hyperlink>
    </w:p>
    <w:p w14:paraId="67B1DBB8" w14:textId="77777777" w:rsidR="00291937" w:rsidRDefault="00291937" w:rsidP="002E6D8E">
      <w:r>
        <w:t>[4] Cerebras Systems and Inception, "Jais: The World's Best Arabic Large Language Model". Available:</w:t>
      </w:r>
      <w:hyperlink r:id="rId47" w:history="1">
        <w:r>
          <w:rPr>
            <w:rStyle w:val="Hyperlink"/>
          </w:rPr>
          <w:t xml:space="preserve"> https://www.cerebras.ai/ai-model-services</w:t>
        </w:r>
      </w:hyperlink>
    </w:p>
    <w:p w14:paraId="2D4707D3" w14:textId="77777777" w:rsidR="00291937" w:rsidRDefault="00291937" w:rsidP="002E6D8E">
      <w:r>
        <w:t xml:space="preserve">[5] Google DeepMind, "Gemini: A Family of Highly Capable Multimodal Models". Available: </w:t>
      </w:r>
      <w:hyperlink r:id="rId48" w:history="1">
        <w:r>
          <w:rPr>
            <w:rStyle w:val="Hyperlink"/>
          </w:rPr>
          <w:t>https://arxiv.org/abs/2312.11805</w:t>
        </w:r>
      </w:hyperlink>
    </w:p>
    <w:p w14:paraId="1903E54C" w14:textId="77777777" w:rsidR="00624E0C" w:rsidRDefault="00624E0C" w:rsidP="002E6D8E">
      <w:r>
        <w:rPr>
          <w:lang w:val="en-US"/>
        </w:rPr>
        <w:t>[6]  Reddit Inc., "Reddit API Documentation". Available: </w:t>
      </w:r>
      <w:hyperlink r:id="rId49">
        <w:r>
          <w:rPr>
            <w:lang w:val="en-US"/>
          </w:rPr>
          <w:t>https://www.reddit.com/dev/api/</w:t>
        </w:r>
      </w:hyperlink>
    </w:p>
    <w:p w14:paraId="45805E90" w14:textId="77777777" w:rsidR="00624E0C" w:rsidRPr="00624E0C" w:rsidRDefault="00624E0C" w:rsidP="002E6D8E">
      <w:r>
        <w:t xml:space="preserve">[7] Reddit Inc., "PRAW: The Python Reddit API Wrapper,". Available: </w:t>
      </w:r>
      <w:hyperlink r:id="rId50" w:history="1">
        <w:r>
          <w:rPr>
            <w:rStyle w:val="Hyperlink"/>
          </w:rPr>
          <w:t>https://praw.readthedocs.io/</w:t>
        </w:r>
      </w:hyperlink>
    </w:p>
    <w:p w14:paraId="68B89EDD" w14:textId="77777777" w:rsidR="00291937" w:rsidRDefault="00624E0C" w:rsidP="002E6D8E">
      <w:r>
        <w:t xml:space="preserve">[8] X Corp., "X API Documentation," Available: </w:t>
      </w:r>
      <w:hyperlink r:id="rId51" w:history="1">
        <w:r>
          <w:rPr>
            <w:rStyle w:val="Hyperlink"/>
          </w:rPr>
          <w:t>https://developer.x.com/en/docs</w:t>
        </w:r>
      </w:hyperlink>
    </w:p>
    <w:p w14:paraId="0DB37B59" w14:textId="77777777" w:rsidR="00624E0C" w:rsidRDefault="00624E0C" w:rsidP="00624E0C">
      <w:r>
        <w:t>[9] F.-E. Lagrari and Y. Elkettani, "Traditional and Deep Learning Approaches for Sentiment Analysis: A Survey", Advances in Science, Technology and Engineering Systems Journal, vol. 6, no. 5, pp. 1-7, 2021. Available:</w:t>
      </w:r>
      <w:hyperlink r:id="rId52" w:history="1">
        <w:r>
          <w:rPr>
            <w:rStyle w:val="Hyperlink"/>
          </w:rPr>
          <w:t xml:space="preserve"> https://astesj.com/publications/ASTESJ_060501.pdf</w:t>
        </w:r>
      </w:hyperlink>
    </w:p>
    <w:p w14:paraId="398FD0DC" w14:textId="77777777" w:rsidR="004F27A5" w:rsidRDefault="004F27A5" w:rsidP="00624E0C">
      <w:r>
        <w:t xml:space="preserve">[10] W. Zhang, Y. Deng, B. Liu, S. J. Pan, and L. Bing, "Sentiment Analysis in the Era of Large Language Models: A Reality Check", Findings of the Association for Computational Linguistics: NAACL 2024, pp. 3881-3906, 2024. Available: </w:t>
      </w:r>
      <w:hyperlink r:id="rId53" w:history="1">
        <w:r>
          <w:rPr>
            <w:rStyle w:val="Hyperlink"/>
          </w:rPr>
          <w:t>https://aclanthology.org/2024.findings-naacl.246/</w:t>
        </w:r>
      </w:hyperlink>
    </w:p>
    <w:p w14:paraId="5D4C655B" w14:textId="77777777" w:rsidR="004F27A5" w:rsidRDefault="004F27A5" w:rsidP="00624E0C">
      <w:r>
        <w:t xml:space="preserve">[11] Meta AI, "Llama-3.2-3B-Instruct-4bit”. Available: </w:t>
      </w:r>
      <w:hyperlink r:id="rId54" w:history="1">
        <w:r>
          <w:rPr>
            <w:rStyle w:val="Hyperlink"/>
          </w:rPr>
          <w:t>https://huggingface.co/mlx-community/Llama-3.2-3B-Instruct-4bit</w:t>
        </w:r>
      </w:hyperlink>
    </w:p>
    <w:p w14:paraId="56D9414E" w14:textId="77777777" w:rsidR="00A264CB" w:rsidRDefault="00A264CB" w:rsidP="00624E0C">
      <w:r>
        <w:t xml:space="preserve">[12] Saudi Data and AI Authority (SDAIA), "ALLaM-7B-Instruct-preview-Q4_K_M-GGUF". Available: </w:t>
      </w:r>
      <w:hyperlink r:id="rId55" w:history="1">
        <w:r>
          <w:rPr>
            <w:rStyle w:val="Hyperlink"/>
          </w:rPr>
          <w:t>https://huggingface.co/Omartificial-Intelligence-Space/ALLaM-7B-Instruct-preview-Q4_K_M-GGUF</w:t>
        </w:r>
      </w:hyperlink>
    </w:p>
    <w:p w14:paraId="67AB20BB" w14:textId="77777777" w:rsidR="00A264CB" w:rsidRDefault="00A264CB" w:rsidP="00624E0C">
      <w:r>
        <w:t xml:space="preserve">[13] Cerebras Systems and Inception, "jais-adapted-7b-chat-Q4_K_M-GGUF". Available: </w:t>
      </w:r>
      <w:hyperlink r:id="rId56" w:history="1">
        <w:r>
          <w:rPr>
            <w:rStyle w:val="Hyperlink"/>
          </w:rPr>
          <w:t>https://huggingface.co/Solshine/jais-adapted-7b-chat-Q4_K_M-GGUF</w:t>
        </w:r>
      </w:hyperlink>
    </w:p>
    <w:p w14:paraId="2B138625" w14:textId="77777777" w:rsidR="008944D2" w:rsidRDefault="008944D2" w:rsidP="00624E0C">
      <w:r>
        <w:t>[14] I. Sommerville, "Software Engineering", 10th ed., Pearson, 2015.</w:t>
      </w:r>
    </w:p>
    <w:p w14:paraId="270DF59C" w14:textId="77777777" w:rsidR="006D7EB7" w:rsidRDefault="00055321" w:rsidP="006D7EB7">
      <w:pPr>
        <w:sectPr w:rsidR="006D7EB7" w:rsidSect="002D2829">
          <w:headerReference w:type="default" r:id="rId57"/>
          <w:pgSz w:w="12240" w:h="15840"/>
          <w:pgMar w:top="851" w:right="1134" w:bottom="851" w:left="1134" w:header="397" w:footer="720" w:gutter="0"/>
          <w:pgNumType w:start="1"/>
          <w:cols w:space="720"/>
          <w:docGrid w:linePitch="326"/>
        </w:sectPr>
      </w:pPr>
      <w:r>
        <w:rPr>
          <w:lang w:val="en-US"/>
        </w:rPr>
        <w:t xml:space="preserve">[15] snscrape, “A social networking service scraper in Python”. Available: </w:t>
      </w:r>
      <w:hyperlink r:id="rId58">
        <w:r>
          <w:rPr>
            <w:rStyle w:val="Hyperlink"/>
            <w:lang w:val="en-US"/>
          </w:rPr>
          <w:t>https://github.com/JustAnotherArchivist/snscrape</w:t>
        </w:r>
      </w:hyperlink>
    </w:p>
    <w:p w14:paraId="5D94360A" w14:textId="77777777" w:rsidR="00AC48ED" w:rsidRDefault="00AC48ED" w:rsidP="00AC48ED">
      <w:r>
        <w:lastRenderedPageBreak/>
        <w:t xml:space="preserve">[16] R. Bărbulescu et al., “Emotion meets coordination: Designing multi-agent LLMs for fine-grained user sentiment detection on social media,” 2025. Available: </w:t>
      </w:r>
      <w:hyperlink r:id="rId59" w:history="1">
        <w:r>
          <w:rPr>
            <w:rStyle w:val="Hyperlink"/>
          </w:rPr>
          <w:t>https://www.ncbi.nlm.nih.gov/pmc/articles/PMC12885380/</w:t>
        </w:r>
      </w:hyperlink>
    </w:p>
    <w:p w14:paraId="19EA0BB5" w14:textId="77777777" w:rsidR="00AC48ED" w:rsidRDefault="00AC48ED" w:rsidP="00AC48ED">
      <w:r>
        <w:t xml:space="preserve">[17] N. Soni et al., “Is GPT-OSS All You Need? Benchmarking Large Language Models for Financial Intelligence and the Surprising Efficiency Paradox,” arXiv:2512.14717, 2025. Available: </w:t>
      </w:r>
      <w:hyperlink r:id="rId60" w:history="1">
        <w:r>
          <w:rPr>
            <w:rStyle w:val="Hyperlink"/>
          </w:rPr>
          <w:t>https://arxiv.org/abs/2512.14717</w:t>
        </w:r>
      </w:hyperlink>
    </w:p>
    <w:p w14:paraId="42CFCBB6" w14:textId="77777777" w:rsidR="00AC48ED" w:rsidRDefault="00AC48ED" w:rsidP="00AC48ED">
      <w:r>
        <w:t xml:space="preserve">[18] C. Wu et al., “Evaluating Zero-Shot Multilingual Aspect-Based Sentiment Analysis with Large Language Models,” arXiv:2412.12564, 2024. Available: </w:t>
      </w:r>
      <w:hyperlink r:id="rId61" w:history="1">
        <w:r>
          <w:rPr>
            <w:rStyle w:val="Hyperlink"/>
          </w:rPr>
          <w:t>https://arxiv.org/abs/2412.12564</w:t>
        </w:r>
      </w:hyperlink>
    </w:p>
    <w:p w14:paraId="38C6DE5C" w14:textId="77777777" w:rsidR="00AC48ED" w:rsidRDefault="00AC48ED" w:rsidP="00AC48ED">
      <w:r>
        <w:t xml:space="preserve">[19] OpenAI, “gpt-oss-120b &amp; gpt-oss-20b Model Card,” arXiv:2508.10925, 2025. Available: </w:t>
      </w:r>
      <w:hyperlink r:id="rId62" w:history="1">
        <w:r>
          <w:rPr>
            <w:rStyle w:val="Hyperlink"/>
          </w:rPr>
          <w:t>https://arxiv.org/abs/2508.10925</w:t>
        </w:r>
      </w:hyperlink>
    </w:p>
    <w:p w14:paraId="404D2FB6" w14:textId="77777777" w:rsidR="006D7EB7" w:rsidRDefault="006D7EB7">
      <w:r>
        <w:br w:type="page"/>
      </w:r>
    </w:p>
    <w:p w14:paraId="6C2C2D1C" w14:textId="77777777" w:rsidR="004D688F" w:rsidRDefault="004D688F" w:rsidP="004D688F">
      <w:pPr>
        <w:pStyle w:val="Heading1"/>
        <w:spacing w:before="280" w:after="160"/>
      </w:pPr>
      <w:bookmarkStart w:id="270" w:name="_Toc229698892"/>
      <w:r>
        <w:rPr>
          <w:sz w:val="28"/>
          <w:szCs w:val="28"/>
        </w:rPr>
        <w:lastRenderedPageBreak/>
        <w:t>Appendix A: Full-Coverage Headline Results</w:t>
      </w:r>
      <w:bookmarkEnd w:id="270"/>
    </w:p>
    <w:p w14:paraId="75CB7CC3" w14:textId="77777777" w:rsidR="004D688F" w:rsidRDefault="004D688F" w:rsidP="004D688F">
      <w:pPr>
        <w:spacing w:after="120"/>
        <w:jc w:val="both"/>
      </w:pPr>
      <w:r>
        <w:t>Table A.1 reports the same nine cells as Table 5.1, but with quality metrics computed on each cell’s own predicted set (not the intersection set). Coverage varies across rows, so absolute comparisons between cells in this table conflate model quality with the cell’s relevance threshold. The table is provided for transparency. The headline narrative in Sections 5.3 and 5.4 relies on the intersection set in Table 5.1, which is the apples-to-apples comparison.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1280"/>
        <w:gridCol w:w="880"/>
        <w:gridCol w:w="1750"/>
        <w:gridCol w:w="880"/>
        <w:gridCol w:w="880"/>
        <w:gridCol w:w="880"/>
        <w:gridCol w:w="1360"/>
      </w:tblGrid>
      <w:tr w:rsidR="004D688F" w14:paraId="6D054ED7" w14:textId="77777777" w:rsidTr="00AC6EDD">
        <w:trPr>
          <w:tblHeader/>
          <w:jc w:val="center"/>
        </w:trPr>
        <w:tc>
          <w:tcPr>
            <w:tcW w:w="14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A7E2CC5" w14:textId="77777777" w:rsidR="004D688F" w:rsidRDefault="004D688F" w:rsidP="007E546F">
            <w:pPr>
              <w:spacing w:after="0" w:line="240" w:lineRule="auto"/>
            </w:pPr>
            <w:r>
              <w:rPr>
                <w:b/>
                <w:bCs/>
                <w:sz w:val="18"/>
                <w:szCs w:val="18"/>
              </w:rPr>
              <w:t>Model</w:t>
            </w:r>
          </w:p>
        </w:tc>
        <w:tc>
          <w:tcPr>
            <w:tcW w:w="12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58832A4" w14:textId="77777777" w:rsidR="004D688F" w:rsidRDefault="004D688F" w:rsidP="007E546F">
            <w:pPr>
              <w:spacing w:after="0" w:line="240" w:lineRule="auto"/>
            </w:pPr>
            <w:r>
              <w:rPr>
                <w:b/>
                <w:bCs/>
                <w:sz w:val="18"/>
                <w:szCs w:val="18"/>
              </w:rPr>
              <w:t>Regime</w:t>
            </w:r>
          </w:p>
        </w:tc>
        <w:tc>
          <w:tcPr>
            <w:tcW w:w="8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50BBCCF" w14:textId="77777777" w:rsidR="004D688F" w:rsidRDefault="004D688F" w:rsidP="007E546F">
            <w:pPr>
              <w:spacing w:after="0" w:line="240" w:lineRule="auto"/>
              <w:jc w:val="center"/>
            </w:pPr>
            <w:r>
              <w:rPr>
                <w:b/>
                <w:bCs/>
                <w:sz w:val="18"/>
                <w:szCs w:val="18"/>
              </w:rPr>
              <w:t>Cover.</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E571503" w14:textId="77777777" w:rsidR="004D688F" w:rsidRDefault="004D688F" w:rsidP="007E546F">
            <w:pPr>
              <w:spacing w:after="0" w:line="240" w:lineRule="auto"/>
              <w:jc w:val="center"/>
            </w:pPr>
            <w:r>
              <w:rPr>
                <w:b/>
                <w:bCs/>
                <w:sz w:val="18"/>
                <w:szCs w:val="18"/>
              </w:rPr>
              <w:t>MAE [95% CI]</w:t>
            </w:r>
          </w:p>
        </w:tc>
        <w:tc>
          <w:tcPr>
            <w:tcW w:w="8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DCDD653" w14:textId="77777777" w:rsidR="004D688F" w:rsidRDefault="004D688F" w:rsidP="007E546F">
            <w:pPr>
              <w:spacing w:after="0" w:line="240" w:lineRule="auto"/>
              <w:jc w:val="center"/>
            </w:pPr>
            <w:r>
              <w:rPr>
                <w:b/>
                <w:bCs/>
                <w:sz w:val="18"/>
                <w:szCs w:val="18"/>
              </w:rPr>
              <w:t>Pearson</w:t>
            </w:r>
          </w:p>
        </w:tc>
        <w:tc>
          <w:tcPr>
            <w:tcW w:w="8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CA41DDF" w14:textId="77777777" w:rsidR="004D688F" w:rsidRDefault="004D688F" w:rsidP="007E546F">
            <w:pPr>
              <w:spacing w:after="0" w:line="240" w:lineRule="auto"/>
              <w:jc w:val="center"/>
            </w:pPr>
            <w:r>
              <w:rPr>
                <w:b/>
                <w:bCs/>
                <w:sz w:val="18"/>
                <w:szCs w:val="18"/>
              </w:rPr>
              <w:t>Emo F1</w:t>
            </w:r>
          </w:p>
        </w:tc>
        <w:tc>
          <w:tcPr>
            <w:tcW w:w="8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F1AC72E" w14:textId="77777777" w:rsidR="004D688F" w:rsidRDefault="004D688F" w:rsidP="007E546F">
            <w:pPr>
              <w:spacing w:after="0" w:line="240" w:lineRule="auto"/>
              <w:jc w:val="center"/>
            </w:pPr>
            <w:r>
              <w:rPr>
                <w:b/>
                <w:bCs/>
                <w:sz w:val="18"/>
                <w:szCs w:val="18"/>
              </w:rPr>
              <w:t>Asp F1</w:t>
            </w:r>
          </w:p>
        </w:tc>
        <w:tc>
          <w:tcPr>
            <w:tcW w:w="13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1582161" w14:textId="77777777" w:rsidR="004D688F" w:rsidRDefault="004D688F" w:rsidP="007E546F">
            <w:pPr>
              <w:spacing w:after="0" w:line="240" w:lineRule="auto"/>
              <w:jc w:val="center"/>
            </w:pPr>
            <w:r>
              <w:rPr>
                <w:b/>
                <w:bCs/>
                <w:sz w:val="18"/>
                <w:szCs w:val="18"/>
              </w:rPr>
              <w:t>Rel F1</w:t>
            </w:r>
          </w:p>
        </w:tc>
      </w:tr>
      <w:tr w:rsidR="004D688F" w14:paraId="05B3A18D" w14:textId="77777777" w:rsidTr="00AC6EDD">
        <w:trPr>
          <w:jc w:val="center"/>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AE8EAE" w14:textId="77777777" w:rsidR="004D688F" w:rsidRDefault="004D688F" w:rsidP="007E546F">
            <w:pPr>
              <w:spacing w:after="0" w:line="240" w:lineRule="auto"/>
            </w:pPr>
            <w:r>
              <w:rPr>
                <w:sz w:val="18"/>
                <w:szCs w:val="18"/>
              </w:rPr>
              <w:t>Llama 3.3 70B</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A49DB9" w14:textId="77777777" w:rsidR="004D688F" w:rsidRDefault="004D688F" w:rsidP="007E546F">
            <w:pPr>
              <w:spacing w:after="0" w:line="240" w:lineRule="auto"/>
            </w:pPr>
            <w:r>
              <w:rPr>
                <w:sz w:val="18"/>
                <w:szCs w:val="18"/>
              </w:rPr>
              <w:t>Zero-shot</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43AD6E" w14:textId="77777777" w:rsidR="004D688F" w:rsidRDefault="004D688F" w:rsidP="007E546F">
            <w:pPr>
              <w:spacing w:after="0" w:line="240" w:lineRule="auto"/>
              <w:jc w:val="center"/>
            </w:pPr>
            <w:r>
              <w:rPr>
                <w:sz w:val="18"/>
                <w:szCs w:val="18"/>
              </w:rPr>
              <w:t>96.0%</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612C07" w14:textId="77777777" w:rsidR="004D688F" w:rsidRDefault="004D688F" w:rsidP="007E546F">
            <w:pPr>
              <w:spacing w:after="0" w:line="240" w:lineRule="auto"/>
              <w:jc w:val="center"/>
            </w:pPr>
            <w:r>
              <w:rPr>
                <w:sz w:val="18"/>
                <w:szCs w:val="18"/>
              </w:rPr>
              <w:t>0.457 [0.408, 0.504]</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E2E4EF" w14:textId="77777777" w:rsidR="004D688F" w:rsidRDefault="004D688F" w:rsidP="007E546F">
            <w:pPr>
              <w:spacing w:after="0" w:line="240" w:lineRule="auto"/>
              <w:jc w:val="center"/>
            </w:pPr>
            <w:r>
              <w:rPr>
                <w:sz w:val="18"/>
                <w:szCs w:val="18"/>
              </w:rPr>
              <w:t>0.883</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7556E0" w14:textId="77777777" w:rsidR="004D688F" w:rsidRDefault="004D688F" w:rsidP="007E546F">
            <w:pPr>
              <w:spacing w:after="0" w:line="240" w:lineRule="auto"/>
              <w:jc w:val="center"/>
            </w:pPr>
            <w:r>
              <w:rPr>
                <w:sz w:val="18"/>
                <w:szCs w:val="18"/>
              </w:rPr>
              <w:t>0.486</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92B61B" w14:textId="77777777" w:rsidR="004D688F" w:rsidRDefault="004D688F" w:rsidP="007E546F">
            <w:pPr>
              <w:spacing w:after="0" w:line="240" w:lineRule="auto"/>
              <w:jc w:val="center"/>
            </w:pPr>
            <w:r>
              <w:rPr>
                <w:sz w:val="18"/>
                <w:szCs w:val="18"/>
              </w:rPr>
              <w:t>0.778</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60F569" w14:textId="77777777" w:rsidR="004D688F" w:rsidRDefault="004D688F" w:rsidP="007E546F">
            <w:pPr>
              <w:spacing w:after="0" w:line="240" w:lineRule="auto"/>
              <w:jc w:val="center"/>
            </w:pPr>
            <w:r>
              <w:rPr>
                <w:sz w:val="18"/>
                <w:szCs w:val="18"/>
              </w:rPr>
              <w:t>0.986</w:t>
            </w:r>
          </w:p>
        </w:tc>
      </w:tr>
      <w:tr w:rsidR="004D688F" w14:paraId="31CAC521" w14:textId="77777777" w:rsidTr="00AC6EDD">
        <w:trPr>
          <w:jc w:val="center"/>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4960FC" w14:textId="77777777" w:rsidR="004D688F" w:rsidRDefault="004D688F" w:rsidP="007E546F">
            <w:pPr>
              <w:spacing w:after="0" w:line="240" w:lineRule="auto"/>
            </w:pPr>
            <w:r>
              <w:rPr>
                <w:sz w:val="18"/>
                <w:szCs w:val="18"/>
              </w:rPr>
              <w:t>Llama 3.3 70B</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1A7751" w14:textId="77777777" w:rsidR="004D688F" w:rsidRDefault="004D688F" w:rsidP="007E546F">
            <w:pPr>
              <w:spacing w:after="0" w:line="240" w:lineRule="auto"/>
            </w:pPr>
            <w:r>
              <w:rPr>
                <w:sz w:val="18"/>
                <w:szCs w:val="18"/>
              </w:rPr>
              <w:t>Static few-shot</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603B1C" w14:textId="77777777" w:rsidR="004D688F" w:rsidRDefault="004D688F" w:rsidP="007E546F">
            <w:pPr>
              <w:spacing w:after="0" w:line="240" w:lineRule="auto"/>
              <w:jc w:val="center"/>
            </w:pPr>
            <w:r>
              <w:rPr>
                <w:sz w:val="18"/>
                <w:szCs w:val="18"/>
              </w:rPr>
              <w:t>96.3%</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C89576" w14:textId="77777777" w:rsidR="004D688F" w:rsidRDefault="004D688F" w:rsidP="007E546F">
            <w:pPr>
              <w:spacing w:after="0" w:line="240" w:lineRule="auto"/>
              <w:jc w:val="center"/>
            </w:pPr>
            <w:r>
              <w:rPr>
                <w:sz w:val="18"/>
                <w:szCs w:val="18"/>
              </w:rPr>
              <w:t>0.399 [0.352, 0.445]</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1AA61D" w14:textId="77777777" w:rsidR="004D688F" w:rsidRDefault="004D688F" w:rsidP="007E546F">
            <w:pPr>
              <w:spacing w:after="0" w:line="240" w:lineRule="auto"/>
              <w:jc w:val="center"/>
            </w:pPr>
            <w:r>
              <w:rPr>
                <w:sz w:val="18"/>
                <w:szCs w:val="18"/>
              </w:rPr>
              <w:t>0.895</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635CA2" w14:textId="77777777" w:rsidR="004D688F" w:rsidRDefault="004D688F" w:rsidP="007E546F">
            <w:pPr>
              <w:spacing w:after="0" w:line="240" w:lineRule="auto"/>
              <w:jc w:val="center"/>
            </w:pPr>
            <w:r>
              <w:rPr>
                <w:sz w:val="18"/>
                <w:szCs w:val="18"/>
              </w:rPr>
              <w:t>0.521</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E5923C" w14:textId="77777777" w:rsidR="004D688F" w:rsidRDefault="004D688F" w:rsidP="007E546F">
            <w:pPr>
              <w:spacing w:after="0" w:line="240" w:lineRule="auto"/>
              <w:jc w:val="center"/>
            </w:pPr>
            <w:r>
              <w:rPr>
                <w:sz w:val="18"/>
                <w:szCs w:val="18"/>
              </w:rPr>
              <w:t>0.758</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280167" w14:textId="77777777" w:rsidR="004D688F" w:rsidRDefault="004D688F" w:rsidP="007E546F">
            <w:pPr>
              <w:spacing w:after="0" w:line="240" w:lineRule="auto"/>
              <w:jc w:val="center"/>
            </w:pPr>
            <w:r>
              <w:rPr>
                <w:sz w:val="18"/>
                <w:szCs w:val="18"/>
              </w:rPr>
              <w:t>0.985</w:t>
            </w:r>
          </w:p>
        </w:tc>
      </w:tr>
      <w:tr w:rsidR="004D688F" w14:paraId="2738AC92" w14:textId="77777777" w:rsidTr="00AC6EDD">
        <w:trPr>
          <w:jc w:val="center"/>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F94E71" w14:textId="77777777" w:rsidR="004D688F" w:rsidRDefault="004D688F" w:rsidP="007E546F">
            <w:pPr>
              <w:spacing w:after="0" w:line="240" w:lineRule="auto"/>
            </w:pPr>
            <w:r>
              <w:rPr>
                <w:sz w:val="18"/>
                <w:szCs w:val="18"/>
              </w:rPr>
              <w:t>Llama 3.3 70B</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31B84" w14:textId="77777777" w:rsidR="004D688F" w:rsidRDefault="004D688F" w:rsidP="007E546F">
            <w:pPr>
              <w:spacing w:after="0" w:line="240" w:lineRule="auto"/>
            </w:pPr>
            <w:r>
              <w:rPr>
                <w:sz w:val="18"/>
                <w:szCs w:val="18"/>
              </w:rPr>
              <w:t>Retrieved few-shot</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838851" w14:textId="77777777" w:rsidR="004D688F" w:rsidRDefault="004D688F" w:rsidP="007E546F">
            <w:pPr>
              <w:spacing w:after="0" w:line="240" w:lineRule="auto"/>
              <w:jc w:val="center"/>
            </w:pPr>
            <w:r>
              <w:rPr>
                <w:sz w:val="18"/>
                <w:szCs w:val="18"/>
              </w:rPr>
              <w:t>95.8%</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1184D0" w14:textId="77777777" w:rsidR="004D688F" w:rsidRDefault="004D688F" w:rsidP="007E546F">
            <w:pPr>
              <w:spacing w:after="0" w:line="240" w:lineRule="auto"/>
              <w:jc w:val="center"/>
            </w:pPr>
            <w:r>
              <w:rPr>
                <w:sz w:val="18"/>
                <w:szCs w:val="18"/>
              </w:rPr>
              <w:t>0.393 [0.351, 0.444]</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20DCEF" w14:textId="77777777" w:rsidR="004D688F" w:rsidRDefault="004D688F" w:rsidP="007E546F">
            <w:pPr>
              <w:spacing w:after="0" w:line="240" w:lineRule="auto"/>
              <w:jc w:val="center"/>
            </w:pPr>
            <w:r>
              <w:rPr>
                <w:sz w:val="18"/>
                <w:szCs w:val="18"/>
              </w:rPr>
              <w:t>0.893</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C8673D" w14:textId="77777777" w:rsidR="004D688F" w:rsidRDefault="004D688F" w:rsidP="007E546F">
            <w:pPr>
              <w:spacing w:after="0" w:line="240" w:lineRule="auto"/>
              <w:jc w:val="center"/>
            </w:pPr>
            <w:r>
              <w:rPr>
                <w:sz w:val="18"/>
                <w:szCs w:val="18"/>
              </w:rPr>
              <w:t>0.524</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2D3B4A" w14:textId="77777777" w:rsidR="004D688F" w:rsidRDefault="004D688F" w:rsidP="007E546F">
            <w:pPr>
              <w:spacing w:after="0" w:line="240" w:lineRule="auto"/>
              <w:jc w:val="center"/>
            </w:pPr>
            <w:r>
              <w:rPr>
                <w:sz w:val="18"/>
                <w:szCs w:val="18"/>
              </w:rPr>
              <w:t>0.827</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488591" w14:textId="77777777" w:rsidR="004D688F" w:rsidRDefault="004D688F" w:rsidP="007E546F">
            <w:pPr>
              <w:spacing w:after="0" w:line="240" w:lineRule="auto"/>
              <w:jc w:val="center"/>
            </w:pPr>
            <w:r>
              <w:rPr>
                <w:sz w:val="18"/>
                <w:szCs w:val="18"/>
              </w:rPr>
              <w:t>0.981</w:t>
            </w:r>
          </w:p>
        </w:tc>
      </w:tr>
      <w:tr w:rsidR="004D688F" w14:paraId="0C51BCD2" w14:textId="77777777" w:rsidTr="00AC6EDD">
        <w:trPr>
          <w:jc w:val="center"/>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412CEA" w14:textId="77777777" w:rsidR="004D688F" w:rsidRDefault="004D688F" w:rsidP="007E546F">
            <w:pPr>
              <w:spacing w:after="0" w:line="240" w:lineRule="auto"/>
            </w:pPr>
            <w:r>
              <w:rPr>
                <w:sz w:val="18"/>
                <w:szCs w:val="18"/>
              </w:rPr>
              <w:t>gpt-oss-120B</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64D89D" w14:textId="77777777" w:rsidR="004D688F" w:rsidRDefault="004D688F" w:rsidP="007E546F">
            <w:pPr>
              <w:spacing w:after="0" w:line="240" w:lineRule="auto"/>
            </w:pPr>
            <w:r>
              <w:rPr>
                <w:sz w:val="18"/>
                <w:szCs w:val="18"/>
              </w:rPr>
              <w:t>Zero-shot</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D6BD14" w14:textId="77777777" w:rsidR="004D688F" w:rsidRDefault="004D688F" w:rsidP="007E546F">
            <w:pPr>
              <w:spacing w:after="0" w:line="240" w:lineRule="auto"/>
              <w:jc w:val="center"/>
            </w:pPr>
            <w:r>
              <w:rPr>
                <w:sz w:val="18"/>
                <w:szCs w:val="18"/>
              </w:rPr>
              <w:t>79.0%</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06B07" w14:textId="77777777" w:rsidR="004D688F" w:rsidRDefault="004D688F" w:rsidP="007E546F">
            <w:pPr>
              <w:spacing w:after="0" w:line="240" w:lineRule="auto"/>
              <w:jc w:val="center"/>
            </w:pPr>
            <w:r>
              <w:rPr>
                <w:sz w:val="18"/>
                <w:szCs w:val="18"/>
              </w:rPr>
              <w:t>0.430 [0.378, 0.486]</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B6BF51" w14:textId="77777777" w:rsidR="004D688F" w:rsidRDefault="004D688F" w:rsidP="007E546F">
            <w:pPr>
              <w:spacing w:after="0" w:line="240" w:lineRule="auto"/>
              <w:jc w:val="center"/>
            </w:pPr>
            <w:r>
              <w:rPr>
                <w:sz w:val="18"/>
                <w:szCs w:val="18"/>
              </w:rPr>
              <w:t>0.865</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D63CC0" w14:textId="77777777" w:rsidR="004D688F" w:rsidRDefault="004D688F" w:rsidP="007E546F">
            <w:pPr>
              <w:spacing w:after="0" w:line="240" w:lineRule="auto"/>
              <w:jc w:val="center"/>
            </w:pPr>
            <w:r>
              <w:rPr>
                <w:sz w:val="18"/>
                <w:szCs w:val="18"/>
              </w:rPr>
              <w:t>0.472</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E55FAD" w14:textId="77777777" w:rsidR="004D688F" w:rsidRDefault="004D688F" w:rsidP="007E546F">
            <w:pPr>
              <w:spacing w:after="0" w:line="240" w:lineRule="auto"/>
              <w:jc w:val="center"/>
            </w:pPr>
            <w:r>
              <w:rPr>
                <w:sz w:val="18"/>
                <w:szCs w:val="18"/>
              </w:rPr>
              <w:t>0.743</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944618" w14:textId="77777777" w:rsidR="004D688F" w:rsidRDefault="004D688F" w:rsidP="007E546F">
            <w:pPr>
              <w:spacing w:after="0" w:line="240" w:lineRule="auto"/>
              <w:jc w:val="center"/>
            </w:pPr>
            <w:r>
              <w:rPr>
                <w:sz w:val="18"/>
                <w:szCs w:val="18"/>
              </w:rPr>
              <w:t>0.900</w:t>
            </w:r>
          </w:p>
        </w:tc>
      </w:tr>
      <w:tr w:rsidR="004D688F" w14:paraId="6746E3BA" w14:textId="77777777" w:rsidTr="00AC6EDD">
        <w:trPr>
          <w:jc w:val="center"/>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C57D4F" w14:textId="77777777" w:rsidR="004D688F" w:rsidRDefault="004D688F" w:rsidP="007E546F">
            <w:pPr>
              <w:spacing w:after="0" w:line="240" w:lineRule="auto"/>
            </w:pPr>
            <w:r>
              <w:rPr>
                <w:sz w:val="18"/>
                <w:szCs w:val="18"/>
              </w:rPr>
              <w:t>gpt-oss-120B</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65224E" w14:textId="77777777" w:rsidR="004D688F" w:rsidRDefault="004D688F" w:rsidP="007E546F">
            <w:pPr>
              <w:spacing w:after="0" w:line="240" w:lineRule="auto"/>
            </w:pPr>
            <w:r>
              <w:rPr>
                <w:sz w:val="18"/>
                <w:szCs w:val="18"/>
              </w:rPr>
              <w:t>Static few-shot</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E1E5AD" w14:textId="77777777" w:rsidR="004D688F" w:rsidRDefault="004D688F" w:rsidP="007E546F">
            <w:pPr>
              <w:spacing w:after="0" w:line="240" w:lineRule="auto"/>
              <w:jc w:val="center"/>
            </w:pPr>
            <w:r>
              <w:rPr>
                <w:sz w:val="18"/>
                <w:szCs w:val="18"/>
              </w:rPr>
              <w:t>70.5%</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4E170" w14:textId="77777777" w:rsidR="004D688F" w:rsidRDefault="004D688F" w:rsidP="007E546F">
            <w:pPr>
              <w:spacing w:after="0" w:line="240" w:lineRule="auto"/>
              <w:jc w:val="center"/>
            </w:pPr>
            <w:r>
              <w:rPr>
                <w:sz w:val="18"/>
                <w:szCs w:val="18"/>
              </w:rPr>
              <w:t>0.387 [0.330, 0.438]</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B93304" w14:textId="77777777" w:rsidR="004D688F" w:rsidRDefault="004D688F" w:rsidP="007E546F">
            <w:pPr>
              <w:spacing w:after="0" w:line="240" w:lineRule="auto"/>
              <w:jc w:val="center"/>
            </w:pPr>
            <w:r>
              <w:rPr>
                <w:sz w:val="18"/>
                <w:szCs w:val="18"/>
              </w:rPr>
              <w:t>0.886</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E71C89" w14:textId="77777777" w:rsidR="004D688F" w:rsidRDefault="004D688F" w:rsidP="007E546F">
            <w:pPr>
              <w:spacing w:after="0" w:line="240" w:lineRule="auto"/>
              <w:jc w:val="center"/>
            </w:pPr>
            <w:r>
              <w:rPr>
                <w:sz w:val="18"/>
                <w:szCs w:val="18"/>
              </w:rPr>
              <w:t>0.465</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3E85D0" w14:textId="77777777" w:rsidR="004D688F" w:rsidRDefault="004D688F" w:rsidP="007E546F">
            <w:pPr>
              <w:spacing w:after="0" w:line="240" w:lineRule="auto"/>
              <w:jc w:val="center"/>
            </w:pPr>
            <w:r>
              <w:rPr>
                <w:sz w:val="18"/>
                <w:szCs w:val="18"/>
              </w:rPr>
              <w:t>0.819</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A078CB" w14:textId="77777777" w:rsidR="004D688F" w:rsidRDefault="004D688F" w:rsidP="007E546F">
            <w:pPr>
              <w:spacing w:after="0" w:line="240" w:lineRule="auto"/>
              <w:jc w:val="center"/>
            </w:pPr>
            <w:r>
              <w:rPr>
                <w:sz w:val="18"/>
                <w:szCs w:val="18"/>
              </w:rPr>
              <w:t>0.846</w:t>
            </w:r>
          </w:p>
        </w:tc>
      </w:tr>
      <w:tr w:rsidR="004D688F" w14:paraId="4E43ED45" w14:textId="77777777" w:rsidTr="00AC6EDD">
        <w:trPr>
          <w:jc w:val="center"/>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9B4A90" w14:textId="77777777" w:rsidR="004D688F" w:rsidRDefault="004D688F" w:rsidP="007E546F">
            <w:pPr>
              <w:spacing w:after="0" w:line="240" w:lineRule="auto"/>
            </w:pPr>
            <w:r>
              <w:rPr>
                <w:sz w:val="18"/>
                <w:szCs w:val="18"/>
              </w:rPr>
              <w:t>gpt-oss-120B</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8830AE" w14:textId="77777777" w:rsidR="004D688F" w:rsidRDefault="004D688F" w:rsidP="007E546F">
            <w:pPr>
              <w:spacing w:after="0" w:line="240" w:lineRule="auto"/>
            </w:pPr>
            <w:r>
              <w:rPr>
                <w:sz w:val="18"/>
                <w:szCs w:val="18"/>
              </w:rPr>
              <w:t>Retrieved few-shot</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C07027" w14:textId="77777777" w:rsidR="004D688F" w:rsidRDefault="004D688F" w:rsidP="007E546F">
            <w:pPr>
              <w:spacing w:after="0" w:line="240" w:lineRule="auto"/>
              <w:jc w:val="center"/>
            </w:pPr>
            <w:r>
              <w:rPr>
                <w:sz w:val="18"/>
                <w:szCs w:val="18"/>
              </w:rPr>
              <w:t>85.3%</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9B8C6B" w14:textId="77777777" w:rsidR="004D688F" w:rsidRDefault="004D688F" w:rsidP="007E546F">
            <w:pPr>
              <w:spacing w:after="0" w:line="240" w:lineRule="auto"/>
              <w:jc w:val="center"/>
            </w:pPr>
            <w:r>
              <w:rPr>
                <w:sz w:val="18"/>
                <w:szCs w:val="18"/>
              </w:rPr>
              <w:t>0.438 [0.393, 0.487]</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66AF46" w14:textId="77777777" w:rsidR="004D688F" w:rsidRDefault="004D688F" w:rsidP="007E546F">
            <w:pPr>
              <w:spacing w:after="0" w:line="240" w:lineRule="auto"/>
              <w:jc w:val="center"/>
            </w:pPr>
            <w:r>
              <w:rPr>
                <w:sz w:val="18"/>
                <w:szCs w:val="18"/>
              </w:rPr>
              <w:t>0.868</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5EF86E" w14:textId="77777777" w:rsidR="004D688F" w:rsidRDefault="004D688F" w:rsidP="007E546F">
            <w:pPr>
              <w:spacing w:after="0" w:line="240" w:lineRule="auto"/>
              <w:jc w:val="center"/>
            </w:pPr>
            <w:r>
              <w:rPr>
                <w:sz w:val="18"/>
                <w:szCs w:val="18"/>
              </w:rPr>
              <w:t>0.496</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6D724B" w14:textId="77777777" w:rsidR="004D688F" w:rsidRDefault="004D688F" w:rsidP="007E546F">
            <w:pPr>
              <w:spacing w:after="0" w:line="240" w:lineRule="auto"/>
              <w:jc w:val="center"/>
            </w:pPr>
            <w:r>
              <w:rPr>
                <w:sz w:val="18"/>
                <w:szCs w:val="18"/>
              </w:rPr>
              <w:t>0.844</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C69B63" w14:textId="77777777" w:rsidR="004D688F" w:rsidRDefault="004D688F" w:rsidP="007E546F">
            <w:pPr>
              <w:spacing w:after="0" w:line="240" w:lineRule="auto"/>
              <w:jc w:val="center"/>
            </w:pPr>
            <w:r>
              <w:rPr>
                <w:sz w:val="18"/>
                <w:szCs w:val="18"/>
              </w:rPr>
              <w:t>0.937</w:t>
            </w:r>
          </w:p>
        </w:tc>
      </w:tr>
      <w:tr w:rsidR="004D688F" w14:paraId="690D2803" w14:textId="77777777" w:rsidTr="00AC6EDD">
        <w:trPr>
          <w:jc w:val="center"/>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F254C6" w14:textId="77777777" w:rsidR="004D688F" w:rsidRDefault="004D688F" w:rsidP="007E546F">
            <w:pPr>
              <w:spacing w:after="0" w:line="240" w:lineRule="auto"/>
            </w:pPr>
            <w:r>
              <w:rPr>
                <w:sz w:val="18"/>
                <w:szCs w:val="18"/>
              </w:rPr>
              <w:t>Qwen2.5-72B</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AAE833" w14:textId="77777777" w:rsidR="004D688F" w:rsidRDefault="004D688F" w:rsidP="007E546F">
            <w:pPr>
              <w:spacing w:after="0" w:line="240" w:lineRule="auto"/>
            </w:pPr>
            <w:r>
              <w:rPr>
                <w:sz w:val="18"/>
                <w:szCs w:val="18"/>
              </w:rPr>
              <w:t>Zero-shot</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9AD62E" w14:textId="77777777" w:rsidR="004D688F" w:rsidRDefault="004D688F" w:rsidP="007E546F">
            <w:pPr>
              <w:spacing w:after="0" w:line="240" w:lineRule="auto"/>
              <w:jc w:val="center"/>
            </w:pPr>
            <w:r>
              <w:rPr>
                <w:sz w:val="18"/>
                <w:szCs w:val="18"/>
              </w:rPr>
              <w:t>90.3%</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175A88" w14:textId="77777777" w:rsidR="004D688F" w:rsidRDefault="004D688F" w:rsidP="007E546F">
            <w:pPr>
              <w:spacing w:after="0" w:line="240" w:lineRule="auto"/>
              <w:jc w:val="center"/>
            </w:pPr>
            <w:r>
              <w:rPr>
                <w:sz w:val="18"/>
                <w:szCs w:val="18"/>
              </w:rPr>
              <w:t>0.367 [0.330, 0.404]</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8F99D" w14:textId="77777777" w:rsidR="004D688F" w:rsidRDefault="004D688F" w:rsidP="007E546F">
            <w:pPr>
              <w:spacing w:after="0" w:line="240" w:lineRule="auto"/>
              <w:jc w:val="center"/>
            </w:pPr>
            <w:r>
              <w:rPr>
                <w:sz w:val="18"/>
                <w:szCs w:val="18"/>
              </w:rPr>
              <w:t>0.900</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8CA639" w14:textId="77777777" w:rsidR="004D688F" w:rsidRDefault="004D688F" w:rsidP="007E546F">
            <w:pPr>
              <w:spacing w:after="0" w:line="240" w:lineRule="auto"/>
              <w:jc w:val="center"/>
            </w:pPr>
            <w:r>
              <w:rPr>
                <w:sz w:val="18"/>
                <w:szCs w:val="18"/>
              </w:rPr>
              <w:t>0.370</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D1964D" w14:textId="77777777" w:rsidR="004D688F" w:rsidRDefault="004D688F" w:rsidP="007E546F">
            <w:pPr>
              <w:spacing w:after="0" w:line="240" w:lineRule="auto"/>
              <w:jc w:val="center"/>
            </w:pPr>
            <w:r>
              <w:rPr>
                <w:sz w:val="18"/>
                <w:szCs w:val="18"/>
              </w:rPr>
              <w:t>0.747</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FC749" w14:textId="77777777" w:rsidR="004D688F" w:rsidRDefault="004D688F" w:rsidP="007E546F">
            <w:pPr>
              <w:spacing w:after="0" w:line="240" w:lineRule="auto"/>
              <w:jc w:val="center"/>
            </w:pPr>
            <w:r>
              <w:rPr>
                <w:sz w:val="18"/>
                <w:szCs w:val="18"/>
              </w:rPr>
              <w:t>0.968</w:t>
            </w:r>
          </w:p>
        </w:tc>
      </w:tr>
      <w:tr w:rsidR="004D688F" w14:paraId="535487F5" w14:textId="77777777" w:rsidTr="00AC6EDD">
        <w:trPr>
          <w:jc w:val="center"/>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C4FBE4" w14:textId="77777777" w:rsidR="004D688F" w:rsidRDefault="004D688F" w:rsidP="007E546F">
            <w:pPr>
              <w:spacing w:after="0" w:line="240" w:lineRule="auto"/>
            </w:pPr>
            <w:r>
              <w:rPr>
                <w:sz w:val="18"/>
                <w:szCs w:val="18"/>
              </w:rPr>
              <w:t>Qwen2.5-72B</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003CE1" w14:textId="77777777" w:rsidR="004D688F" w:rsidRDefault="004D688F" w:rsidP="007E546F">
            <w:pPr>
              <w:spacing w:after="0" w:line="240" w:lineRule="auto"/>
            </w:pPr>
            <w:r>
              <w:rPr>
                <w:sz w:val="18"/>
                <w:szCs w:val="18"/>
              </w:rPr>
              <w:t>Static few-shot</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2C88E3" w14:textId="77777777" w:rsidR="004D688F" w:rsidRDefault="004D688F" w:rsidP="007E546F">
            <w:pPr>
              <w:spacing w:after="0" w:line="240" w:lineRule="auto"/>
              <w:jc w:val="center"/>
            </w:pPr>
            <w:r>
              <w:rPr>
                <w:sz w:val="18"/>
                <w:szCs w:val="18"/>
              </w:rPr>
              <w:t>96.0%</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8C3DC4" w14:textId="77777777" w:rsidR="004D688F" w:rsidRDefault="004D688F" w:rsidP="007E546F">
            <w:pPr>
              <w:spacing w:after="0" w:line="240" w:lineRule="auto"/>
              <w:jc w:val="center"/>
            </w:pPr>
            <w:r>
              <w:rPr>
                <w:sz w:val="18"/>
                <w:szCs w:val="18"/>
              </w:rPr>
              <w:t>0.357 [0.322, 0.395]</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2A3EC1" w14:textId="77777777" w:rsidR="004D688F" w:rsidRDefault="004D688F" w:rsidP="007E546F">
            <w:pPr>
              <w:spacing w:after="0" w:line="240" w:lineRule="auto"/>
              <w:jc w:val="center"/>
            </w:pPr>
            <w:r>
              <w:rPr>
                <w:sz w:val="18"/>
                <w:szCs w:val="18"/>
              </w:rPr>
              <w:t>0.916</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B62E95" w14:textId="77777777" w:rsidR="004D688F" w:rsidRDefault="004D688F" w:rsidP="007E546F">
            <w:pPr>
              <w:spacing w:after="0" w:line="240" w:lineRule="auto"/>
              <w:jc w:val="center"/>
            </w:pPr>
            <w:r>
              <w:rPr>
                <w:sz w:val="18"/>
                <w:szCs w:val="18"/>
              </w:rPr>
              <w:t>0.380</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25D401" w14:textId="77777777" w:rsidR="004D688F" w:rsidRDefault="004D688F" w:rsidP="007E546F">
            <w:pPr>
              <w:spacing w:after="0" w:line="240" w:lineRule="auto"/>
              <w:jc w:val="center"/>
            </w:pPr>
            <w:r>
              <w:rPr>
                <w:sz w:val="18"/>
                <w:szCs w:val="18"/>
              </w:rPr>
              <w:t>0.782</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432E50" w14:textId="77777777" w:rsidR="004D688F" w:rsidRDefault="004D688F" w:rsidP="007E546F">
            <w:pPr>
              <w:spacing w:after="0" w:line="240" w:lineRule="auto"/>
              <w:jc w:val="center"/>
            </w:pPr>
            <w:r>
              <w:rPr>
                <w:sz w:val="18"/>
                <w:szCs w:val="18"/>
              </w:rPr>
              <w:t>0.994</w:t>
            </w:r>
          </w:p>
        </w:tc>
      </w:tr>
      <w:tr w:rsidR="004D688F" w14:paraId="78A7523E" w14:textId="77777777" w:rsidTr="00AC6EDD">
        <w:trPr>
          <w:jc w:val="center"/>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F0941F" w14:textId="77777777" w:rsidR="004D688F" w:rsidRDefault="004D688F" w:rsidP="007E546F">
            <w:pPr>
              <w:spacing w:after="0" w:line="240" w:lineRule="auto"/>
            </w:pPr>
            <w:r>
              <w:rPr>
                <w:sz w:val="18"/>
                <w:szCs w:val="18"/>
              </w:rPr>
              <w:t>Qwen2.5-72B</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6F6C76" w14:textId="77777777" w:rsidR="004D688F" w:rsidRDefault="004D688F" w:rsidP="007E546F">
            <w:pPr>
              <w:spacing w:after="0" w:line="240" w:lineRule="auto"/>
            </w:pPr>
            <w:r>
              <w:rPr>
                <w:sz w:val="18"/>
                <w:szCs w:val="18"/>
              </w:rPr>
              <w:t>Retrieved few-shot</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A0C6CE" w14:textId="77777777" w:rsidR="004D688F" w:rsidRDefault="004D688F" w:rsidP="007E546F">
            <w:pPr>
              <w:spacing w:after="0" w:line="240" w:lineRule="auto"/>
              <w:jc w:val="center"/>
            </w:pPr>
            <w:r>
              <w:rPr>
                <w:sz w:val="18"/>
                <w:szCs w:val="18"/>
              </w:rPr>
              <w:t>96.0%</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F7A1CE" w14:textId="77777777" w:rsidR="004D688F" w:rsidRDefault="004D688F" w:rsidP="007E546F">
            <w:pPr>
              <w:spacing w:after="0" w:line="240" w:lineRule="auto"/>
              <w:jc w:val="center"/>
            </w:pPr>
            <w:r>
              <w:rPr>
                <w:sz w:val="18"/>
                <w:szCs w:val="18"/>
              </w:rPr>
              <w:t>0.354 [0.318, 0.396]</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0734ED" w14:textId="77777777" w:rsidR="004D688F" w:rsidRDefault="004D688F" w:rsidP="007E546F">
            <w:pPr>
              <w:spacing w:after="0" w:line="240" w:lineRule="auto"/>
              <w:jc w:val="center"/>
            </w:pPr>
            <w:r>
              <w:rPr>
                <w:sz w:val="18"/>
                <w:szCs w:val="18"/>
              </w:rPr>
              <w:t>0.897</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8640D1" w14:textId="77777777" w:rsidR="004D688F" w:rsidRDefault="004D688F" w:rsidP="007E546F">
            <w:pPr>
              <w:spacing w:after="0" w:line="240" w:lineRule="auto"/>
              <w:jc w:val="center"/>
            </w:pPr>
            <w:r>
              <w:rPr>
                <w:sz w:val="18"/>
                <w:szCs w:val="18"/>
              </w:rPr>
              <w:t>0.381</w:t>
            </w:r>
          </w:p>
        </w:tc>
        <w:tc>
          <w:tcPr>
            <w:tcW w:w="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147CC" w14:textId="77777777" w:rsidR="004D688F" w:rsidRDefault="004D688F" w:rsidP="007E546F">
            <w:pPr>
              <w:spacing w:after="0" w:line="240" w:lineRule="auto"/>
              <w:jc w:val="center"/>
            </w:pPr>
            <w:r>
              <w:rPr>
                <w:sz w:val="18"/>
                <w:szCs w:val="18"/>
              </w:rPr>
              <w:t>0.773</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DC4DF4" w14:textId="77777777" w:rsidR="004D688F" w:rsidRDefault="004D688F" w:rsidP="007E546F">
            <w:pPr>
              <w:spacing w:after="0" w:line="240" w:lineRule="auto"/>
              <w:jc w:val="center"/>
            </w:pPr>
            <w:r>
              <w:rPr>
                <w:sz w:val="18"/>
                <w:szCs w:val="18"/>
              </w:rPr>
              <w:t>0.988</w:t>
            </w:r>
          </w:p>
        </w:tc>
      </w:tr>
    </w:tbl>
    <w:p w14:paraId="460B151A" w14:textId="77777777" w:rsidR="004D688F" w:rsidRDefault="004D688F" w:rsidP="004D688F">
      <w:pPr>
        <w:spacing w:before="80" w:after="220"/>
        <w:jc w:val="center"/>
      </w:pPr>
      <w:r>
        <w:rPr>
          <w:i/>
          <w:iCs/>
          <w:sz w:val="20"/>
          <w:szCs w:val="20"/>
        </w:rPr>
        <w:t>Table A.1. Full-coverage benchmark results. MAE and Pearson r computed on each cell’s predicted set; Emo F1 and Asp F1 are macro-F1 over emotion and aspect taxonomies; Rel F1 is computed on the full 400 posts. MAE 95% CI is from paired bootstrap (1000 resamples).</w:t>
      </w:r>
    </w:p>
    <w:p w14:paraId="32355499" w14:textId="77777777" w:rsidR="004D688F" w:rsidRDefault="004D688F" w:rsidP="004D688F">
      <w:pPr>
        <w:spacing w:after="120"/>
        <w:jc w:val="both"/>
      </w:pPr>
      <w:r>
        <w:t>The confusion matrices for emotion and aspect for each of the nine cells are stored as PNG files alongside the parquet artefacts in apps/benchmark/results/ and are not reproduced inline.</w:t>
      </w:r>
    </w:p>
    <w:p w14:paraId="42FB365E" w14:textId="77777777" w:rsidR="004D688F" w:rsidRDefault="004D688F" w:rsidP="004D688F">
      <w:r>
        <w:br w:type="page"/>
      </w:r>
    </w:p>
    <w:p w14:paraId="3A61843F" w14:textId="77777777" w:rsidR="004D688F" w:rsidRDefault="004D688F" w:rsidP="004D688F">
      <w:pPr>
        <w:pStyle w:val="Heading1"/>
        <w:spacing w:before="280" w:after="160"/>
      </w:pPr>
      <w:bookmarkStart w:id="271" w:name="_Toc229698893"/>
      <w:r>
        <w:rPr>
          <w:sz w:val="28"/>
          <w:szCs w:val="28"/>
        </w:rPr>
        <w:lastRenderedPageBreak/>
        <w:t>Appendix B: Reproducibility Manifest</w:t>
      </w:r>
      <w:bookmarkEnd w:id="271"/>
    </w:p>
    <w:p w14:paraId="4A1B4565" w14:textId="77777777" w:rsidR="004D688F" w:rsidRDefault="004D688F" w:rsidP="004D688F">
      <w:pPr>
        <w:spacing w:after="120"/>
        <w:jc w:val="both"/>
      </w:pPr>
      <w:r>
        <w:t>All numbers reported in this chapter are derived from the parquet artifacts in apps/benchmark/results/, summarised in results/summary.csv and results/summary_pairwise.csv. Each result row records the following fields, which together are sufficient to reproduce any cell from raw inputs.</w:t>
      </w:r>
    </w:p>
    <w:p w14:paraId="13420BBC" w14:textId="77777777" w:rsidR="004D688F" w:rsidRDefault="004D688F" w:rsidP="004D688F">
      <w:pPr>
        <w:pStyle w:val="ListParagraph"/>
        <w:numPr>
          <w:ilvl w:val="0"/>
          <w:numId w:val="40"/>
        </w:numPr>
        <w:spacing w:after="80"/>
        <w:jc w:val="both"/>
      </w:pPr>
      <w:r>
        <w:t>experiment_id — stable identifier of the (model, regime) cell.</w:t>
      </w:r>
    </w:p>
    <w:p w14:paraId="67C8EF2E" w14:textId="77777777" w:rsidR="004D688F" w:rsidRDefault="004D688F" w:rsidP="004D688F">
      <w:pPr>
        <w:pStyle w:val="ListParagraph"/>
        <w:numPr>
          <w:ilvl w:val="0"/>
          <w:numId w:val="40"/>
        </w:numPr>
        <w:spacing w:after="80"/>
        <w:jc w:val="both"/>
      </w:pPr>
      <w:r>
        <w:t>n, n_predicted, coverage — total posts, predicted posts, and coverage (n_predicted / n).</w:t>
      </w:r>
    </w:p>
    <w:p w14:paraId="228CA748" w14:textId="77777777" w:rsidR="004D688F" w:rsidRDefault="004D688F" w:rsidP="004D688F">
      <w:pPr>
        <w:pStyle w:val="ListParagraph"/>
        <w:numPr>
          <w:ilvl w:val="0"/>
          <w:numId w:val="40"/>
        </w:numPr>
        <w:spacing w:after="80"/>
        <w:jc w:val="both"/>
      </w:pPr>
      <w:r>
        <w:t>score_mae, score_mae_ci95_low, score_mae_ci95_high — full-coverage MAE with 95% bootstrap CI.</w:t>
      </w:r>
    </w:p>
    <w:p w14:paraId="08FA3A65" w14:textId="77777777" w:rsidR="004D688F" w:rsidRDefault="004D688F" w:rsidP="004D688F">
      <w:pPr>
        <w:pStyle w:val="ListParagraph"/>
        <w:numPr>
          <w:ilvl w:val="0"/>
          <w:numId w:val="40"/>
        </w:numPr>
        <w:spacing w:after="80"/>
        <w:jc w:val="both"/>
      </w:pPr>
      <w:r>
        <w:t>score_rmse, score_mean_error, score_pearson_r — full-coverage score-regression diagnostics.</w:t>
      </w:r>
    </w:p>
    <w:p w14:paraId="029EE1E1" w14:textId="77777777" w:rsidR="004D688F" w:rsidRDefault="004D688F" w:rsidP="004D688F">
      <w:pPr>
        <w:pStyle w:val="ListParagraph"/>
        <w:numPr>
          <w:ilvl w:val="0"/>
          <w:numId w:val="40"/>
        </w:numPr>
        <w:spacing w:after="80"/>
        <w:jc w:val="both"/>
      </w:pPr>
      <w:r>
        <w:t>emotion_accuracy, emotion_macro_f1, aspect_accuracy, aspect_macro_f1 — full-coverage classification metrics.</w:t>
      </w:r>
    </w:p>
    <w:p w14:paraId="244C1629" w14:textId="77777777" w:rsidR="004D688F" w:rsidRDefault="004D688F" w:rsidP="004D688F">
      <w:pPr>
        <w:pStyle w:val="ListParagraph"/>
        <w:numPr>
          <w:ilvl w:val="0"/>
          <w:numId w:val="40"/>
        </w:numPr>
        <w:spacing w:after="80"/>
        <w:jc w:val="both"/>
      </w:pPr>
      <w:r>
        <w:t>intersection_n, score_mae_intersection, emotion_macro_f1_intersection, aspect_macro_f1_intersection — same metrics on the 261-post consensus-relevant subset.</w:t>
      </w:r>
    </w:p>
    <w:p w14:paraId="15FAD6D3" w14:textId="77777777" w:rsidR="004D688F" w:rsidRDefault="004D688F" w:rsidP="004D688F">
      <w:pPr>
        <w:pStyle w:val="ListParagraph"/>
        <w:numPr>
          <w:ilvl w:val="0"/>
          <w:numId w:val="40"/>
        </w:numPr>
        <w:spacing w:after="80"/>
        <w:jc w:val="both"/>
      </w:pPr>
      <w:r>
        <w:t>n_gt_irrelevant, relevance_accuracy, relevance_f1, relevance_recall_irrelevant, relevance_precision_irrelevant — relevance dimension metrics.</w:t>
      </w:r>
    </w:p>
    <w:p w14:paraId="53102269" w14:textId="77777777" w:rsidR="004D688F" w:rsidRDefault="004D688F" w:rsidP="004D688F">
      <w:pPr>
        <w:pStyle w:val="ListParagraph"/>
        <w:numPr>
          <w:ilvl w:val="0"/>
          <w:numId w:val="40"/>
        </w:numPr>
        <w:spacing w:after="80"/>
        <w:jc w:val="both"/>
      </w:pPr>
      <w:r>
        <w:t>total_tokens, prompt_tokens_total, completion_tokens_total, mean_tokens, tokens_p50, tokens_p95 — token-cost diagnostics.</w:t>
      </w:r>
    </w:p>
    <w:p w14:paraId="2D04F41B" w14:textId="77777777" w:rsidR="004D688F" w:rsidRDefault="004D688F" w:rsidP="004D688F">
      <w:pPr>
        <w:pStyle w:val="ListParagraph"/>
        <w:numPr>
          <w:ilvl w:val="0"/>
          <w:numId w:val="40"/>
        </w:numPr>
        <w:spacing w:after="80"/>
        <w:jc w:val="both"/>
      </w:pPr>
      <w:r>
        <w:t>latency_ms_p50, latency_ms_p95 — end-to-end latency.</w:t>
      </w:r>
    </w:p>
    <w:p w14:paraId="3215811B" w14:textId="77777777" w:rsidR="004D688F" w:rsidRDefault="004D688F" w:rsidP="004D688F">
      <w:pPr>
        <w:pStyle w:val="ListParagraph"/>
        <w:numPr>
          <w:ilvl w:val="0"/>
          <w:numId w:val="40"/>
        </w:numPr>
        <w:spacing w:after="80"/>
        <w:jc w:val="both"/>
      </w:pPr>
      <w:r>
        <w:t>model — fully qualified model id, including the provider build hash when available.</w:t>
      </w:r>
    </w:p>
    <w:p w14:paraId="7E06C5B7" w14:textId="77777777" w:rsidR="004D688F" w:rsidRDefault="004D688F" w:rsidP="004D688F">
      <w:pPr>
        <w:pStyle w:val="ListParagraph"/>
        <w:numPr>
          <w:ilvl w:val="0"/>
          <w:numId w:val="40"/>
        </w:numPr>
        <w:spacing w:after="80"/>
        <w:jc w:val="both"/>
      </w:pPr>
      <w:r>
        <w:t>prompt_template_hash — SHA of the materialised prompt template used at inference.</w:t>
      </w:r>
    </w:p>
    <w:p w14:paraId="64DC06AC" w14:textId="77777777" w:rsidR="004D688F" w:rsidRDefault="004D688F" w:rsidP="004D688F">
      <w:pPr>
        <w:pStyle w:val="ListParagraph"/>
        <w:numPr>
          <w:ilvl w:val="0"/>
          <w:numId w:val="40"/>
        </w:numPr>
        <w:spacing w:after="80"/>
        <w:jc w:val="both"/>
      </w:pPr>
      <w:r>
        <w:t>dataset_hash — SHA of the JSONL dataset that produced the post sample.</w:t>
      </w:r>
    </w:p>
    <w:p w14:paraId="67F8E4CD" w14:textId="77777777" w:rsidR="004D688F" w:rsidRDefault="004D688F" w:rsidP="004D688F">
      <w:pPr>
        <w:pStyle w:val="ListParagraph"/>
        <w:numPr>
          <w:ilvl w:val="0"/>
          <w:numId w:val="40"/>
        </w:numPr>
        <w:spacing w:after="80"/>
        <w:jc w:val="both"/>
      </w:pPr>
      <w:r>
        <w:t>fold — fold assignment of each post, used by the leakage-prevention mask.</w:t>
      </w:r>
    </w:p>
    <w:p w14:paraId="526E7107" w14:textId="77777777" w:rsidR="004D688F" w:rsidRDefault="004D688F" w:rsidP="004D688F">
      <w:pPr>
        <w:pStyle w:val="ListParagraph"/>
        <w:numPr>
          <w:ilvl w:val="0"/>
          <w:numId w:val="40"/>
        </w:numPr>
        <w:spacing w:after="80"/>
        <w:jc w:val="both"/>
      </w:pPr>
      <w:r>
        <w:t>temperature, top_p, max_new_tokens, seed — decoding parameters; seed is recorded where the provider exposes it.</w:t>
      </w:r>
    </w:p>
    <w:p w14:paraId="71F2EA3D" w14:textId="77777777" w:rsidR="004D688F" w:rsidRDefault="004D688F" w:rsidP="004D688F">
      <w:pPr>
        <w:pStyle w:val="ListParagraph"/>
        <w:numPr>
          <w:ilvl w:val="0"/>
          <w:numId w:val="40"/>
        </w:numPr>
        <w:spacing w:after="80"/>
        <w:jc w:val="both"/>
      </w:pPr>
      <w:r>
        <w:t>code_git_sha — git SHA of the benchmark harness at the time of execution.</w:t>
      </w:r>
    </w:p>
    <w:p w14:paraId="0F11180E" w14:textId="77777777" w:rsidR="004D688F" w:rsidRDefault="004D688F" w:rsidP="004D688F">
      <w:pPr>
        <w:pStyle w:val="ListParagraph"/>
        <w:numPr>
          <w:ilvl w:val="0"/>
          <w:numId w:val="40"/>
        </w:numPr>
        <w:spacing w:after="80"/>
        <w:jc w:val="both"/>
      </w:pPr>
      <w:r>
        <w:t>timestamp — ISO-8601 timestamp of the run.</w:t>
      </w:r>
    </w:p>
    <w:p w14:paraId="1DD48829" w14:textId="77777777" w:rsidR="004D688F" w:rsidRDefault="004D688F" w:rsidP="004D688F">
      <w:pPr>
        <w:spacing w:after="120"/>
        <w:jc w:val="both"/>
      </w:pPr>
      <w:r>
        <w:t>Reproduction is a single command: from apps/benchmark, run benchmark run configs/&lt;file&gt;.yaml with the corresponding configuration file. The sqlite cache at apps/benchmark/cache.db will serve any previously executed row without an additional API call.</w:t>
      </w:r>
    </w:p>
    <w:p w14:paraId="7D7853C6" w14:textId="77777777" w:rsidR="004D688F" w:rsidRDefault="004D688F" w:rsidP="004D688F">
      <w:pPr>
        <w:pStyle w:val="Heading1"/>
        <w:spacing w:before="280" w:after="160"/>
      </w:pPr>
      <w:bookmarkStart w:id="272" w:name="_Toc229698894"/>
      <w:r>
        <w:rPr>
          <w:sz w:val="28"/>
          <w:szCs w:val="28"/>
        </w:rPr>
        <w:t>Appendix C: Experiment Configurations</w:t>
      </w:r>
      <w:bookmarkEnd w:id="272"/>
    </w:p>
    <w:p w14:paraId="0C32CCB1" w14:textId="77777777" w:rsidR="004D688F" w:rsidRDefault="004D688F" w:rsidP="004D688F">
      <w:pPr>
        <w:spacing w:after="120"/>
        <w:jc w:val="both"/>
      </w:pPr>
      <w:r>
        <w:t>The 3 × 3 matrix is materialised by six YAML configuration files committed under apps/benchmark/configs/. Each file declares one or more experiments and is consumed verbatim by the runner. The configurations are deliberately split by provider rather than by model, so that the provider-specific rate-limit and retry policies can be expressed once per file.</w:t>
      </w:r>
    </w:p>
    <w:p w14:paraId="13E35C39" w14:textId="77777777" w:rsidR="004D688F" w:rsidRDefault="004D688F" w:rsidP="004D688F">
      <w:pPr>
        <w:pStyle w:val="ListParagraph"/>
        <w:numPr>
          <w:ilvl w:val="0"/>
          <w:numId w:val="40"/>
        </w:numPr>
        <w:spacing w:after="80"/>
        <w:jc w:val="both"/>
      </w:pPr>
      <w:r>
        <w:t>configs/fw-zeroshot.yaml — Fireworks-served models in the zero-shot regime.</w:t>
      </w:r>
    </w:p>
    <w:p w14:paraId="1455B9D9" w14:textId="77777777" w:rsidR="004D688F" w:rsidRDefault="004D688F" w:rsidP="004D688F">
      <w:pPr>
        <w:pStyle w:val="ListParagraph"/>
        <w:numPr>
          <w:ilvl w:val="0"/>
          <w:numId w:val="40"/>
        </w:numPr>
        <w:spacing w:after="80"/>
        <w:jc w:val="both"/>
      </w:pPr>
      <w:r>
        <w:t>configs/fw-fewshot-static.yaml — Fireworks-served models in the static few-shot regime.</w:t>
      </w:r>
    </w:p>
    <w:p w14:paraId="37C763B8" w14:textId="77777777" w:rsidR="004D688F" w:rsidRDefault="004D688F" w:rsidP="004D688F">
      <w:pPr>
        <w:pStyle w:val="ListParagraph"/>
        <w:numPr>
          <w:ilvl w:val="0"/>
          <w:numId w:val="40"/>
        </w:numPr>
        <w:spacing w:after="80"/>
        <w:jc w:val="both"/>
      </w:pPr>
      <w:r>
        <w:t>configs/fw-fewshot-retrieval.yaml — Fireworks-served models in the retrieved few-shot regime.</w:t>
      </w:r>
    </w:p>
    <w:p w14:paraId="774951EC" w14:textId="77777777" w:rsidR="004D688F" w:rsidRDefault="004D688F" w:rsidP="004D688F">
      <w:pPr>
        <w:pStyle w:val="ListParagraph"/>
        <w:numPr>
          <w:ilvl w:val="0"/>
          <w:numId w:val="40"/>
        </w:numPr>
        <w:spacing w:after="80"/>
        <w:jc w:val="both"/>
      </w:pPr>
      <w:r>
        <w:t>configs/rp-zeroshot.yaml — RunPod-served models in the zero-shot regime.</w:t>
      </w:r>
    </w:p>
    <w:p w14:paraId="52D8C0E5" w14:textId="77777777" w:rsidR="004D688F" w:rsidRDefault="004D688F" w:rsidP="004D688F">
      <w:pPr>
        <w:pStyle w:val="ListParagraph"/>
        <w:numPr>
          <w:ilvl w:val="0"/>
          <w:numId w:val="40"/>
        </w:numPr>
        <w:spacing w:after="80"/>
        <w:jc w:val="both"/>
      </w:pPr>
      <w:r>
        <w:t>configs/rp-fewshot-static.yaml — RunPod-served models in the static few-shot regime.</w:t>
      </w:r>
    </w:p>
    <w:p w14:paraId="606CFC43" w14:textId="77777777" w:rsidR="004D688F" w:rsidRDefault="004D688F" w:rsidP="001B035E">
      <w:pPr>
        <w:pStyle w:val="ListParagraph"/>
        <w:numPr>
          <w:ilvl w:val="0"/>
          <w:numId w:val="40"/>
        </w:numPr>
        <w:spacing w:after="80"/>
        <w:jc w:val="both"/>
      </w:pPr>
      <w:r>
        <w:t>configs/rp-fewshot-retrieval.yaml — RunPod-served models in the retrieved few-shot regime.</w:t>
      </w:r>
    </w:p>
    <w:p w14:paraId="501685D5" w14:textId="77777777" w:rsidR="004D688F" w:rsidRDefault="004D688F" w:rsidP="004D688F">
      <w:pPr>
        <w:pStyle w:val="Heading1"/>
        <w:spacing w:before="280" w:after="160"/>
      </w:pPr>
      <w:bookmarkStart w:id="273" w:name="_Toc229698895"/>
      <w:r>
        <w:rPr>
          <w:sz w:val="28"/>
          <w:szCs w:val="28"/>
        </w:rPr>
        <w:lastRenderedPageBreak/>
        <w:t>Appendix D: Pairwise Significance Tests</w:t>
      </w:r>
      <w:bookmarkEnd w:id="273"/>
    </w:p>
    <w:p w14:paraId="0B192103" w14:textId="77777777" w:rsidR="004D688F" w:rsidRDefault="004D688F" w:rsidP="004D688F">
      <w:pPr>
        <w:spacing w:after="120"/>
        <w:jc w:val="both"/>
      </w:pPr>
      <w:r>
        <w:t>Table D.1 reports the 36 pairwise comparisons between the nine experimental cells, derived from apps/benchmark/results/summary_pairwise.csv. For each pair, MAE diff is the paired difference in intersection-set MAE (positive values mean cell A has higher error than cell B); the bootstrap CI is from 1000 paired resamples; the McNemar columns report the two-sided exact-test p-value on paired emotion-accuracy predictions and the (b, c) off-diagonal counts of the McNemar contingency table. A McNemar p below 0.05 indicates a statistically significant emotion-accuracy difference; a bootstrap CI excluding zero indicates a statistically significant MAE difference.</w:t>
      </w:r>
    </w:p>
    <w:p w14:paraId="5E142164" w14:textId="77777777" w:rsidR="004D688F" w:rsidRDefault="004D688F" w:rsidP="004D688F">
      <w:pPr>
        <w:spacing w:after="120"/>
        <w:jc w:val="both"/>
      </w:pPr>
      <w:r>
        <w:t>Model labels are abbreviated as follows for compactness: L0 = Llama 3.3 70B zero-shot, LS = Llama 3.3 70B static few-shot, LR = Llama 3.3 70B retrieved few-shot; G0 = gpt-oss-120B zero-shot, GS = gpt-oss-120B static few-shot, GR = gpt-oss-120B retrieved few-shot; Q0 = Qwen2.5-72B zero-shot, QS = Qwen2.5-72B static few-shot, QR = Qwen2.5-72B retrieved few-shot.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780"/>
        <w:gridCol w:w="1480"/>
        <w:gridCol w:w="2300"/>
        <w:gridCol w:w="1480"/>
        <w:gridCol w:w="2540"/>
      </w:tblGrid>
      <w:tr w:rsidR="004D688F" w14:paraId="4C9690BC" w14:textId="77777777" w:rsidTr="00EC469D">
        <w:trPr>
          <w:tblHeader/>
          <w:jc w:val="center"/>
        </w:trPr>
        <w:tc>
          <w:tcPr>
            <w:tcW w:w="7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551E719" w14:textId="77777777" w:rsidR="004D688F" w:rsidRDefault="004D688F" w:rsidP="007E546F">
            <w:pPr>
              <w:spacing w:after="0" w:line="240" w:lineRule="auto"/>
              <w:jc w:val="center"/>
            </w:pPr>
            <w:r>
              <w:rPr>
                <w:b/>
                <w:bCs/>
                <w:sz w:val="18"/>
                <w:szCs w:val="18"/>
              </w:rPr>
              <w:t>A</w:t>
            </w:r>
          </w:p>
        </w:tc>
        <w:tc>
          <w:tcPr>
            <w:tcW w:w="7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21B87E4" w14:textId="77777777" w:rsidR="004D688F" w:rsidRDefault="004D688F" w:rsidP="007E546F">
            <w:pPr>
              <w:spacing w:after="0" w:line="240" w:lineRule="auto"/>
              <w:jc w:val="center"/>
            </w:pPr>
            <w:r>
              <w:rPr>
                <w:b/>
                <w:bCs/>
                <w:sz w:val="18"/>
                <w:szCs w:val="18"/>
              </w:rPr>
              <w:t>B</w:t>
            </w:r>
          </w:p>
        </w:tc>
        <w:tc>
          <w:tcPr>
            <w:tcW w:w="14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5391F8E" w14:textId="77777777" w:rsidR="004D688F" w:rsidRDefault="004D688F" w:rsidP="007E546F">
            <w:pPr>
              <w:spacing w:after="0" w:line="240" w:lineRule="auto"/>
              <w:jc w:val="center"/>
            </w:pPr>
            <w:r>
              <w:rPr>
                <w:b/>
                <w:bCs/>
                <w:sz w:val="18"/>
                <w:szCs w:val="18"/>
              </w:rPr>
              <w:t>MAE diff</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B7C4974" w14:textId="77777777" w:rsidR="004D688F" w:rsidRDefault="004D688F" w:rsidP="007E546F">
            <w:pPr>
              <w:spacing w:after="0" w:line="240" w:lineRule="auto"/>
              <w:jc w:val="center"/>
            </w:pPr>
            <w:r>
              <w:rPr>
                <w:b/>
                <w:bCs/>
                <w:sz w:val="18"/>
                <w:szCs w:val="18"/>
              </w:rPr>
              <w:t>MAE diff CI95</w:t>
            </w:r>
          </w:p>
        </w:tc>
        <w:tc>
          <w:tcPr>
            <w:tcW w:w="14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A1AA9D5" w14:textId="77777777" w:rsidR="004D688F" w:rsidRDefault="004D688F" w:rsidP="007E546F">
            <w:pPr>
              <w:spacing w:after="0" w:line="240" w:lineRule="auto"/>
              <w:jc w:val="center"/>
            </w:pPr>
            <w:r>
              <w:rPr>
                <w:b/>
                <w:bCs/>
                <w:sz w:val="18"/>
                <w:szCs w:val="18"/>
              </w:rPr>
              <w:t>Emo acc diff</w:t>
            </w:r>
          </w:p>
        </w:tc>
        <w:tc>
          <w:tcPr>
            <w:tcW w:w="254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BF1F6D1" w14:textId="77777777" w:rsidR="004D688F" w:rsidRDefault="004D688F" w:rsidP="007E546F">
            <w:pPr>
              <w:spacing w:after="0" w:line="240" w:lineRule="auto"/>
              <w:jc w:val="center"/>
            </w:pPr>
            <w:r>
              <w:rPr>
                <w:b/>
                <w:bCs/>
                <w:sz w:val="18"/>
                <w:szCs w:val="18"/>
              </w:rPr>
              <w:t>McNemar p  (b, c)</w:t>
            </w:r>
          </w:p>
        </w:tc>
      </w:tr>
      <w:tr w:rsidR="004D688F" w14:paraId="217EC856"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3B49D9" w14:textId="77777777" w:rsidR="004D688F" w:rsidRDefault="004D688F" w:rsidP="007E546F">
            <w:pPr>
              <w:spacing w:after="0" w:line="240" w:lineRule="auto"/>
              <w:jc w:val="center"/>
            </w:pPr>
            <w:r>
              <w:rPr>
                <w:sz w:val="18"/>
                <w:szCs w:val="18"/>
              </w:rPr>
              <w:t>GS</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8CE399" w14:textId="77777777" w:rsidR="004D688F" w:rsidRDefault="004D688F" w:rsidP="007E546F">
            <w:pPr>
              <w:spacing w:after="0" w:line="240" w:lineRule="auto"/>
              <w:jc w:val="center"/>
            </w:pPr>
            <w:r>
              <w:rPr>
                <w:sz w:val="18"/>
                <w:szCs w:val="18"/>
              </w:rPr>
              <w:t>GR</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042F49" w14:textId="77777777" w:rsidR="004D688F" w:rsidRDefault="004D688F" w:rsidP="007E546F">
            <w:pPr>
              <w:spacing w:after="0" w:line="240" w:lineRule="auto"/>
              <w:jc w:val="center"/>
            </w:pPr>
            <w:r>
              <w:rPr>
                <w:sz w:val="18"/>
                <w:szCs w:val="18"/>
              </w:rPr>
              <w:t>-0.025</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6E108" w14:textId="77777777" w:rsidR="004D688F" w:rsidRDefault="004D688F" w:rsidP="007E546F">
            <w:pPr>
              <w:spacing w:after="0" w:line="240" w:lineRule="auto"/>
              <w:jc w:val="center"/>
            </w:pPr>
            <w:r>
              <w:rPr>
                <w:sz w:val="18"/>
                <w:szCs w:val="18"/>
              </w:rPr>
              <w:t>[-0.084, 0.038]</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43BDC3" w14:textId="77777777" w:rsidR="004D688F" w:rsidRDefault="004D688F" w:rsidP="007E546F">
            <w:pPr>
              <w:spacing w:after="0" w:line="240" w:lineRule="auto"/>
              <w:jc w:val="center"/>
            </w:pPr>
            <w:r>
              <w:rPr>
                <w:sz w:val="18"/>
                <w:szCs w:val="18"/>
              </w:rPr>
              <w:t>-0.011</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D38AC0" w14:textId="77777777" w:rsidR="004D688F" w:rsidRDefault="004D688F" w:rsidP="007E546F">
            <w:pPr>
              <w:spacing w:after="0" w:line="240" w:lineRule="auto"/>
              <w:jc w:val="center"/>
            </w:pPr>
            <w:r>
              <w:rPr>
                <w:sz w:val="18"/>
                <w:szCs w:val="18"/>
              </w:rPr>
              <w:t>p=0.798  (29,32)</w:t>
            </w:r>
          </w:p>
        </w:tc>
      </w:tr>
      <w:tr w:rsidR="004D688F" w14:paraId="102E12E6"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D843F7" w14:textId="77777777" w:rsidR="004D688F" w:rsidRDefault="004D688F" w:rsidP="007E546F">
            <w:pPr>
              <w:spacing w:after="0" w:line="240" w:lineRule="auto"/>
              <w:jc w:val="center"/>
            </w:pPr>
            <w:r>
              <w:rPr>
                <w:sz w:val="18"/>
                <w:szCs w:val="18"/>
              </w:rPr>
              <w:t>GS</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B42176" w14:textId="77777777" w:rsidR="004D688F" w:rsidRDefault="004D688F" w:rsidP="007E546F">
            <w:pPr>
              <w:spacing w:after="0" w:line="240" w:lineRule="auto"/>
              <w:jc w:val="center"/>
            </w:pPr>
            <w:r>
              <w:rPr>
                <w:sz w:val="18"/>
                <w:szCs w:val="18"/>
              </w:rPr>
              <w:t>G0</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7497B0" w14:textId="77777777" w:rsidR="004D688F" w:rsidRDefault="004D688F" w:rsidP="007E546F">
            <w:pPr>
              <w:spacing w:after="0" w:line="240" w:lineRule="auto"/>
              <w:jc w:val="center"/>
            </w:pPr>
            <w:r>
              <w:rPr>
                <w:sz w:val="18"/>
                <w:szCs w:val="18"/>
              </w:rPr>
              <w:t>-0.023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EC2362" w14:textId="77777777" w:rsidR="004D688F" w:rsidRDefault="004D688F" w:rsidP="007E546F">
            <w:pPr>
              <w:spacing w:after="0" w:line="240" w:lineRule="auto"/>
              <w:jc w:val="center"/>
            </w:pPr>
            <w:r>
              <w:rPr>
                <w:sz w:val="18"/>
                <w:szCs w:val="18"/>
              </w:rPr>
              <w:t>[-0.077, 0.027]</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166EBF" w14:textId="77777777" w:rsidR="004D688F" w:rsidRDefault="004D688F" w:rsidP="007E546F">
            <w:pPr>
              <w:spacing w:after="0" w:line="240" w:lineRule="auto"/>
              <w:jc w:val="center"/>
            </w:pPr>
            <w:r>
              <w:rPr>
                <w:sz w:val="18"/>
                <w:szCs w:val="18"/>
              </w:rPr>
              <w:t>+0.034</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A370DF" w14:textId="77777777" w:rsidR="004D688F" w:rsidRDefault="004D688F" w:rsidP="007E546F">
            <w:pPr>
              <w:spacing w:after="0" w:line="240" w:lineRule="auto"/>
              <w:jc w:val="center"/>
            </w:pPr>
            <w:r>
              <w:rPr>
                <w:sz w:val="18"/>
                <w:szCs w:val="18"/>
              </w:rPr>
              <w:t>p=0.233  (27,18)</w:t>
            </w:r>
          </w:p>
        </w:tc>
      </w:tr>
      <w:tr w:rsidR="004D688F" w14:paraId="46D26774"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97CD02" w14:textId="77777777" w:rsidR="004D688F" w:rsidRDefault="004D688F" w:rsidP="007E546F">
            <w:pPr>
              <w:spacing w:after="0" w:line="240" w:lineRule="auto"/>
              <w:jc w:val="center"/>
            </w:pPr>
            <w:r>
              <w:rPr>
                <w:sz w:val="18"/>
                <w:szCs w:val="18"/>
              </w:rPr>
              <w:t>GS</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A09C32" w14:textId="77777777" w:rsidR="004D688F" w:rsidRDefault="004D688F" w:rsidP="007E546F">
            <w:pPr>
              <w:spacing w:after="0" w:line="240" w:lineRule="auto"/>
              <w:jc w:val="center"/>
            </w:pPr>
            <w:r>
              <w:rPr>
                <w:sz w:val="18"/>
                <w:szCs w:val="18"/>
              </w:rPr>
              <w:t>LR</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94F52B" w14:textId="77777777" w:rsidR="004D688F" w:rsidRDefault="004D688F" w:rsidP="007E546F">
            <w:pPr>
              <w:spacing w:after="0" w:line="240" w:lineRule="auto"/>
              <w:jc w:val="center"/>
            </w:pPr>
            <w:r>
              <w:rPr>
                <w:sz w:val="18"/>
                <w:szCs w:val="18"/>
              </w:rPr>
              <w:t>+0.031</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8E45A5" w14:textId="77777777" w:rsidR="004D688F" w:rsidRDefault="004D688F" w:rsidP="007E546F">
            <w:pPr>
              <w:spacing w:after="0" w:line="240" w:lineRule="auto"/>
              <w:jc w:val="center"/>
            </w:pPr>
            <w:r>
              <w:rPr>
                <w:sz w:val="18"/>
                <w:szCs w:val="18"/>
              </w:rPr>
              <w:t>[-0.036, 0.098]</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12884F" w14:textId="77777777" w:rsidR="004D688F" w:rsidRDefault="004D688F" w:rsidP="007E546F">
            <w:pPr>
              <w:spacing w:after="0" w:line="240" w:lineRule="auto"/>
              <w:jc w:val="center"/>
            </w:pPr>
            <w:r>
              <w:rPr>
                <w:sz w:val="18"/>
                <w:szCs w:val="18"/>
              </w:rPr>
              <w:t>-0.092</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040F79" w14:textId="77777777" w:rsidR="004D688F" w:rsidRDefault="004D688F" w:rsidP="007E546F">
            <w:pPr>
              <w:spacing w:after="0" w:line="240" w:lineRule="auto"/>
              <w:jc w:val="center"/>
            </w:pPr>
            <w:r>
              <w:rPr>
                <w:sz w:val="18"/>
                <w:szCs w:val="18"/>
              </w:rPr>
              <w:t>p=0.0056  (23,47)</w:t>
            </w:r>
          </w:p>
        </w:tc>
      </w:tr>
      <w:tr w:rsidR="004D688F" w14:paraId="6F6405AC"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D7A675" w14:textId="77777777" w:rsidR="004D688F" w:rsidRDefault="004D688F" w:rsidP="007E546F">
            <w:pPr>
              <w:spacing w:after="0" w:line="240" w:lineRule="auto"/>
              <w:jc w:val="center"/>
            </w:pPr>
            <w:r>
              <w:rPr>
                <w:sz w:val="18"/>
                <w:szCs w:val="18"/>
              </w:rPr>
              <w:t>GS</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199DC3" w14:textId="77777777" w:rsidR="004D688F" w:rsidRDefault="004D688F" w:rsidP="007E546F">
            <w:pPr>
              <w:spacing w:after="0" w:line="240" w:lineRule="auto"/>
              <w:jc w:val="center"/>
            </w:pPr>
            <w:r>
              <w:rPr>
                <w:sz w:val="18"/>
                <w:szCs w:val="18"/>
              </w:rPr>
              <w:t>LS</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C611B7" w14:textId="77777777" w:rsidR="004D688F" w:rsidRDefault="004D688F" w:rsidP="007E546F">
            <w:pPr>
              <w:spacing w:after="0" w:line="240" w:lineRule="auto"/>
              <w:jc w:val="center"/>
            </w:pPr>
            <w:r>
              <w:rPr>
                <w:sz w:val="18"/>
                <w:szCs w:val="18"/>
              </w:rPr>
              <w:t>+0.034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A26515" w14:textId="77777777" w:rsidR="004D688F" w:rsidRDefault="004D688F" w:rsidP="007E546F">
            <w:pPr>
              <w:spacing w:after="0" w:line="240" w:lineRule="auto"/>
              <w:jc w:val="center"/>
            </w:pPr>
            <w:r>
              <w:rPr>
                <w:sz w:val="18"/>
                <w:szCs w:val="18"/>
              </w:rPr>
              <w:t>[-0.027, 0.103]</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0CBB08" w14:textId="77777777" w:rsidR="004D688F" w:rsidRDefault="004D688F" w:rsidP="007E546F">
            <w:pPr>
              <w:spacing w:after="0" w:line="240" w:lineRule="auto"/>
              <w:jc w:val="center"/>
            </w:pPr>
            <w:r>
              <w:rPr>
                <w:sz w:val="18"/>
                <w:szCs w:val="18"/>
              </w:rPr>
              <w:t>-0.130</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700B09" w14:textId="77777777" w:rsidR="004D688F" w:rsidRDefault="004D688F" w:rsidP="007E546F">
            <w:pPr>
              <w:spacing w:after="0" w:line="240" w:lineRule="auto"/>
              <w:jc w:val="center"/>
            </w:pPr>
            <w:r>
              <w:rPr>
                <w:sz w:val="18"/>
                <w:szCs w:val="18"/>
              </w:rPr>
              <w:t>p=1.2e-4  (21,55)</w:t>
            </w:r>
          </w:p>
        </w:tc>
      </w:tr>
      <w:tr w:rsidR="004D688F" w14:paraId="62567893"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A9A88" w14:textId="77777777" w:rsidR="004D688F" w:rsidRDefault="004D688F" w:rsidP="007E546F">
            <w:pPr>
              <w:spacing w:after="0" w:line="240" w:lineRule="auto"/>
              <w:jc w:val="center"/>
            </w:pPr>
            <w:r>
              <w:rPr>
                <w:sz w:val="18"/>
                <w:szCs w:val="18"/>
              </w:rPr>
              <w:t>GS</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4747C5" w14:textId="77777777" w:rsidR="004D688F" w:rsidRDefault="004D688F" w:rsidP="007E546F">
            <w:pPr>
              <w:spacing w:after="0" w:line="240" w:lineRule="auto"/>
              <w:jc w:val="center"/>
            </w:pPr>
            <w:r>
              <w:rPr>
                <w:sz w:val="18"/>
                <w:szCs w:val="18"/>
              </w:rPr>
              <w:t>L0</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992DDA" w14:textId="77777777" w:rsidR="004D688F" w:rsidRDefault="004D688F" w:rsidP="007E546F">
            <w:pPr>
              <w:spacing w:after="0" w:line="240" w:lineRule="auto"/>
              <w:jc w:val="center"/>
            </w:pPr>
            <w:r>
              <w:rPr>
                <w:sz w:val="18"/>
                <w:szCs w:val="18"/>
              </w:rPr>
              <w:t>-0.029</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80E381" w14:textId="77777777" w:rsidR="004D688F" w:rsidRDefault="004D688F" w:rsidP="007E546F">
            <w:pPr>
              <w:spacing w:after="0" w:line="240" w:lineRule="auto"/>
              <w:jc w:val="center"/>
            </w:pPr>
            <w:r>
              <w:rPr>
                <w:sz w:val="18"/>
                <w:szCs w:val="18"/>
              </w:rPr>
              <w:t>[-0.090, 0.044]</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A4A77F" w14:textId="77777777" w:rsidR="004D688F" w:rsidRDefault="004D688F" w:rsidP="007E546F">
            <w:pPr>
              <w:spacing w:after="0" w:line="240" w:lineRule="auto"/>
              <w:jc w:val="center"/>
            </w:pPr>
            <w:r>
              <w:rPr>
                <w:sz w:val="18"/>
                <w:szCs w:val="18"/>
              </w:rPr>
              <w:t>-0.054</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BAB8F6" w14:textId="77777777" w:rsidR="004D688F" w:rsidRDefault="004D688F" w:rsidP="007E546F">
            <w:pPr>
              <w:spacing w:after="0" w:line="240" w:lineRule="auto"/>
              <w:jc w:val="center"/>
            </w:pPr>
            <w:r>
              <w:rPr>
                <w:sz w:val="18"/>
                <w:szCs w:val="18"/>
              </w:rPr>
              <w:t>p=0.109  (26,40)</w:t>
            </w:r>
          </w:p>
        </w:tc>
      </w:tr>
      <w:tr w:rsidR="004D688F" w14:paraId="2FAFC146"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5C9CFC" w14:textId="77777777" w:rsidR="004D688F" w:rsidRDefault="004D688F" w:rsidP="007E546F">
            <w:pPr>
              <w:spacing w:after="0" w:line="240" w:lineRule="auto"/>
              <w:jc w:val="center"/>
            </w:pPr>
            <w:r>
              <w:rPr>
                <w:sz w:val="18"/>
                <w:szCs w:val="18"/>
              </w:rPr>
              <w:t>GS</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FF3382" w14:textId="77777777" w:rsidR="004D688F" w:rsidRDefault="004D688F" w:rsidP="007E546F">
            <w:pPr>
              <w:spacing w:after="0" w:line="240" w:lineRule="auto"/>
              <w:jc w:val="center"/>
            </w:pPr>
            <w:r>
              <w:rPr>
                <w:sz w:val="18"/>
                <w:szCs w:val="18"/>
              </w:rPr>
              <w:t>QS</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7D267" w14:textId="77777777" w:rsidR="004D688F" w:rsidRDefault="004D688F" w:rsidP="007E546F">
            <w:pPr>
              <w:spacing w:after="0" w:line="240" w:lineRule="auto"/>
              <w:jc w:val="center"/>
            </w:pPr>
            <w:r>
              <w:rPr>
                <w:sz w:val="18"/>
                <w:szCs w:val="18"/>
              </w:rPr>
              <w:t>+0.050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FF7A87" w14:textId="77777777" w:rsidR="004D688F" w:rsidRDefault="004D688F" w:rsidP="007E546F">
            <w:pPr>
              <w:spacing w:after="0" w:line="240" w:lineRule="auto"/>
              <w:jc w:val="center"/>
            </w:pPr>
            <w:r>
              <w:rPr>
                <w:sz w:val="18"/>
                <w:szCs w:val="18"/>
              </w:rPr>
              <w:t>[-0.011, 0.115]</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0C8754" w14:textId="77777777" w:rsidR="004D688F" w:rsidRDefault="004D688F" w:rsidP="007E546F">
            <w:pPr>
              <w:spacing w:after="0" w:line="240" w:lineRule="auto"/>
              <w:jc w:val="center"/>
            </w:pPr>
            <w:r>
              <w:rPr>
                <w:sz w:val="18"/>
                <w:szCs w:val="18"/>
              </w:rPr>
              <w:t>+0.034</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07CC8" w14:textId="77777777" w:rsidR="004D688F" w:rsidRDefault="004D688F" w:rsidP="007E546F">
            <w:pPr>
              <w:spacing w:after="0" w:line="240" w:lineRule="auto"/>
              <w:jc w:val="center"/>
            </w:pPr>
            <w:r>
              <w:rPr>
                <w:sz w:val="18"/>
                <w:szCs w:val="18"/>
              </w:rPr>
              <w:t>p=0.368  (44,35)</w:t>
            </w:r>
          </w:p>
        </w:tc>
      </w:tr>
      <w:tr w:rsidR="004D688F" w14:paraId="33EB98B5"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967240" w14:textId="77777777" w:rsidR="004D688F" w:rsidRDefault="004D688F" w:rsidP="007E546F">
            <w:pPr>
              <w:spacing w:after="0" w:line="240" w:lineRule="auto"/>
              <w:jc w:val="center"/>
            </w:pPr>
            <w:r>
              <w:rPr>
                <w:sz w:val="18"/>
                <w:szCs w:val="18"/>
              </w:rPr>
              <w:t>GS</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A9B03C" w14:textId="77777777" w:rsidR="004D688F" w:rsidRDefault="004D688F" w:rsidP="007E546F">
            <w:pPr>
              <w:spacing w:after="0" w:line="240" w:lineRule="auto"/>
              <w:jc w:val="center"/>
            </w:pPr>
            <w:r>
              <w:rPr>
                <w:sz w:val="18"/>
                <w:szCs w:val="18"/>
              </w:rPr>
              <w:t>QR</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DA9D00" w14:textId="77777777" w:rsidR="004D688F" w:rsidRDefault="004D688F" w:rsidP="007E546F">
            <w:pPr>
              <w:spacing w:after="0" w:line="240" w:lineRule="auto"/>
              <w:jc w:val="center"/>
            </w:pPr>
            <w:r>
              <w:rPr>
                <w:sz w:val="18"/>
                <w:szCs w:val="18"/>
              </w:rPr>
              <w:t>+0.077</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C5F379" w14:textId="77777777" w:rsidR="004D688F" w:rsidRDefault="004D688F" w:rsidP="007E546F">
            <w:pPr>
              <w:spacing w:after="0" w:line="240" w:lineRule="auto"/>
              <w:jc w:val="center"/>
            </w:pPr>
            <w:r>
              <w:rPr>
                <w:sz w:val="18"/>
                <w:szCs w:val="18"/>
              </w:rPr>
              <w:t>[ 0.017, 0.138]</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1A4724" w14:textId="77777777" w:rsidR="004D688F" w:rsidRDefault="004D688F" w:rsidP="007E546F">
            <w:pPr>
              <w:spacing w:after="0" w:line="240" w:lineRule="auto"/>
              <w:jc w:val="center"/>
            </w:pPr>
            <w:r>
              <w:rPr>
                <w:sz w:val="18"/>
                <w:szCs w:val="18"/>
              </w:rPr>
              <w:t>+0.038</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281649" w14:textId="77777777" w:rsidR="004D688F" w:rsidRDefault="004D688F" w:rsidP="007E546F">
            <w:pPr>
              <w:spacing w:after="0" w:line="240" w:lineRule="auto"/>
              <w:jc w:val="center"/>
            </w:pPr>
            <w:r>
              <w:rPr>
                <w:sz w:val="18"/>
                <w:szCs w:val="18"/>
              </w:rPr>
              <w:t>p=0.302  (43,33)</w:t>
            </w:r>
          </w:p>
        </w:tc>
      </w:tr>
      <w:tr w:rsidR="004D688F" w14:paraId="24190958"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4E1558" w14:textId="77777777" w:rsidR="004D688F" w:rsidRDefault="004D688F" w:rsidP="007E546F">
            <w:pPr>
              <w:spacing w:after="0" w:line="240" w:lineRule="auto"/>
              <w:jc w:val="center"/>
            </w:pPr>
            <w:r>
              <w:rPr>
                <w:sz w:val="18"/>
                <w:szCs w:val="18"/>
              </w:rPr>
              <w:t>GS</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95CDA5" w14:textId="77777777" w:rsidR="004D688F" w:rsidRDefault="004D688F" w:rsidP="007E546F">
            <w:pPr>
              <w:spacing w:after="0" w:line="240" w:lineRule="auto"/>
              <w:jc w:val="center"/>
            </w:pPr>
            <w:r>
              <w:rPr>
                <w:sz w:val="18"/>
                <w:szCs w:val="18"/>
              </w:rPr>
              <w:t>Q0</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FF3CBC" w14:textId="77777777" w:rsidR="004D688F" w:rsidRDefault="004D688F" w:rsidP="007E546F">
            <w:pPr>
              <w:spacing w:after="0" w:line="240" w:lineRule="auto"/>
              <w:jc w:val="center"/>
            </w:pPr>
            <w:r>
              <w:rPr>
                <w:sz w:val="18"/>
                <w:szCs w:val="18"/>
              </w:rPr>
              <w:t>+0.033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C9D3A3" w14:textId="77777777" w:rsidR="004D688F" w:rsidRDefault="004D688F" w:rsidP="007E546F">
            <w:pPr>
              <w:spacing w:after="0" w:line="240" w:lineRule="auto"/>
              <w:jc w:val="center"/>
            </w:pPr>
            <w:r>
              <w:rPr>
                <w:sz w:val="18"/>
                <w:szCs w:val="18"/>
              </w:rPr>
              <w:t>[-0.025, 0.094]</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C8D7CD" w14:textId="77777777" w:rsidR="004D688F" w:rsidRDefault="004D688F" w:rsidP="007E546F">
            <w:pPr>
              <w:spacing w:after="0" w:line="240" w:lineRule="auto"/>
              <w:jc w:val="center"/>
            </w:pPr>
            <w:r>
              <w:rPr>
                <w:sz w:val="18"/>
                <w:szCs w:val="18"/>
              </w:rPr>
              <w:t>+0.080</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0BA72B" w14:textId="77777777" w:rsidR="004D688F" w:rsidRDefault="004D688F" w:rsidP="007E546F">
            <w:pPr>
              <w:spacing w:after="0" w:line="240" w:lineRule="auto"/>
              <w:jc w:val="center"/>
            </w:pPr>
            <w:r>
              <w:rPr>
                <w:sz w:val="18"/>
                <w:szCs w:val="18"/>
              </w:rPr>
              <w:t>p=0.022  (49,28)</w:t>
            </w:r>
          </w:p>
        </w:tc>
      </w:tr>
      <w:tr w:rsidR="004D688F" w14:paraId="0F19DF14"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883DF2" w14:textId="77777777" w:rsidR="004D688F" w:rsidRDefault="004D688F" w:rsidP="007E546F">
            <w:pPr>
              <w:spacing w:after="0" w:line="240" w:lineRule="auto"/>
              <w:jc w:val="center"/>
            </w:pPr>
            <w:r>
              <w:rPr>
                <w:sz w:val="18"/>
                <w:szCs w:val="18"/>
              </w:rPr>
              <w:t>GR</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D69F8" w14:textId="77777777" w:rsidR="004D688F" w:rsidRDefault="004D688F" w:rsidP="007E546F">
            <w:pPr>
              <w:spacing w:after="0" w:line="240" w:lineRule="auto"/>
              <w:jc w:val="center"/>
            </w:pPr>
            <w:r>
              <w:rPr>
                <w:sz w:val="18"/>
                <w:szCs w:val="18"/>
              </w:rPr>
              <w:t>G0</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972F13" w14:textId="77777777" w:rsidR="004D688F" w:rsidRDefault="004D688F" w:rsidP="007E546F">
            <w:pPr>
              <w:spacing w:after="0" w:line="240" w:lineRule="auto"/>
              <w:jc w:val="center"/>
            </w:pPr>
            <w:r>
              <w:rPr>
                <w:sz w:val="18"/>
                <w:szCs w:val="18"/>
              </w:rPr>
              <w:t>+0.002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F5DFE4" w14:textId="77777777" w:rsidR="004D688F" w:rsidRDefault="004D688F" w:rsidP="007E546F">
            <w:pPr>
              <w:spacing w:after="0" w:line="240" w:lineRule="auto"/>
              <w:jc w:val="center"/>
            </w:pPr>
            <w:r>
              <w:rPr>
                <w:sz w:val="18"/>
                <w:szCs w:val="18"/>
              </w:rPr>
              <w:t>[-0.056, 0.061]</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9B0E8F" w14:textId="77777777" w:rsidR="004D688F" w:rsidRDefault="004D688F" w:rsidP="007E546F">
            <w:pPr>
              <w:spacing w:after="0" w:line="240" w:lineRule="auto"/>
              <w:jc w:val="center"/>
            </w:pPr>
            <w:r>
              <w:rPr>
                <w:sz w:val="18"/>
                <w:szCs w:val="18"/>
              </w:rPr>
              <w:t>+0.046</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8A70E5" w14:textId="77777777" w:rsidR="004D688F" w:rsidRDefault="004D688F" w:rsidP="007E546F">
            <w:pPr>
              <w:spacing w:after="0" w:line="240" w:lineRule="auto"/>
              <w:jc w:val="center"/>
            </w:pPr>
            <w:r>
              <w:rPr>
                <w:sz w:val="18"/>
                <w:szCs w:val="18"/>
              </w:rPr>
              <w:t>p=0.134  (33,21)</w:t>
            </w:r>
          </w:p>
        </w:tc>
      </w:tr>
      <w:tr w:rsidR="004D688F" w14:paraId="3995EE48"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8FCC98" w14:textId="77777777" w:rsidR="004D688F" w:rsidRDefault="004D688F" w:rsidP="007E546F">
            <w:pPr>
              <w:spacing w:after="0" w:line="240" w:lineRule="auto"/>
              <w:jc w:val="center"/>
            </w:pPr>
            <w:r>
              <w:rPr>
                <w:sz w:val="18"/>
                <w:szCs w:val="18"/>
              </w:rPr>
              <w:t>GR</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A8C441" w14:textId="77777777" w:rsidR="004D688F" w:rsidRDefault="004D688F" w:rsidP="007E546F">
            <w:pPr>
              <w:spacing w:after="0" w:line="240" w:lineRule="auto"/>
              <w:jc w:val="center"/>
            </w:pPr>
            <w:r>
              <w:rPr>
                <w:sz w:val="18"/>
                <w:szCs w:val="18"/>
              </w:rPr>
              <w:t>LR</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DADC7" w14:textId="77777777" w:rsidR="004D688F" w:rsidRDefault="004D688F" w:rsidP="007E546F">
            <w:pPr>
              <w:spacing w:after="0" w:line="240" w:lineRule="auto"/>
              <w:jc w:val="center"/>
            </w:pPr>
            <w:r>
              <w:rPr>
                <w:sz w:val="18"/>
                <w:szCs w:val="18"/>
              </w:rPr>
              <w:t>+0.056</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80A606" w14:textId="77777777" w:rsidR="004D688F" w:rsidRDefault="004D688F" w:rsidP="007E546F">
            <w:pPr>
              <w:spacing w:after="0" w:line="240" w:lineRule="auto"/>
              <w:jc w:val="center"/>
            </w:pPr>
            <w:r>
              <w:rPr>
                <w:sz w:val="18"/>
                <w:szCs w:val="18"/>
              </w:rPr>
              <w:t>[-0.004, 0.117]</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6E223F" w14:textId="77777777" w:rsidR="004D688F" w:rsidRDefault="004D688F" w:rsidP="007E546F">
            <w:pPr>
              <w:spacing w:after="0" w:line="240" w:lineRule="auto"/>
              <w:jc w:val="center"/>
            </w:pPr>
            <w:r>
              <w:rPr>
                <w:sz w:val="18"/>
                <w:szCs w:val="18"/>
              </w:rPr>
              <w:t>-0.080</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24C492" w14:textId="77777777" w:rsidR="004D688F" w:rsidRDefault="004D688F" w:rsidP="007E546F">
            <w:pPr>
              <w:spacing w:after="0" w:line="240" w:lineRule="auto"/>
              <w:jc w:val="center"/>
            </w:pPr>
            <w:r>
              <w:rPr>
                <w:sz w:val="18"/>
                <w:szCs w:val="18"/>
              </w:rPr>
              <w:t>p=0.0055  (16,37)</w:t>
            </w:r>
          </w:p>
        </w:tc>
      </w:tr>
      <w:tr w:rsidR="004D688F" w14:paraId="673D375E"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E30072" w14:textId="77777777" w:rsidR="004D688F" w:rsidRDefault="004D688F" w:rsidP="007E546F">
            <w:pPr>
              <w:spacing w:after="0" w:line="240" w:lineRule="auto"/>
              <w:jc w:val="center"/>
            </w:pPr>
            <w:r>
              <w:rPr>
                <w:sz w:val="18"/>
                <w:szCs w:val="18"/>
              </w:rPr>
              <w:t>GR</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94E968" w14:textId="77777777" w:rsidR="004D688F" w:rsidRDefault="004D688F" w:rsidP="007E546F">
            <w:pPr>
              <w:spacing w:after="0" w:line="240" w:lineRule="auto"/>
              <w:jc w:val="center"/>
            </w:pPr>
            <w:r>
              <w:rPr>
                <w:sz w:val="18"/>
                <w:szCs w:val="18"/>
              </w:rPr>
              <w:t>LS</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CB2C5F" w14:textId="77777777" w:rsidR="004D688F" w:rsidRDefault="004D688F" w:rsidP="007E546F">
            <w:pPr>
              <w:spacing w:after="0" w:line="240" w:lineRule="auto"/>
              <w:jc w:val="center"/>
            </w:pPr>
            <w:r>
              <w:rPr>
                <w:sz w:val="18"/>
                <w:szCs w:val="18"/>
              </w:rPr>
              <w:t>+0.059</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722070" w14:textId="77777777" w:rsidR="004D688F" w:rsidRDefault="004D688F" w:rsidP="007E546F">
            <w:pPr>
              <w:spacing w:after="0" w:line="240" w:lineRule="auto"/>
              <w:jc w:val="center"/>
            </w:pPr>
            <w:r>
              <w:rPr>
                <w:sz w:val="18"/>
                <w:szCs w:val="18"/>
              </w:rPr>
              <w:t>[ 0.000, 0.123]</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534022" w14:textId="77777777" w:rsidR="004D688F" w:rsidRDefault="004D688F" w:rsidP="007E546F">
            <w:pPr>
              <w:spacing w:after="0" w:line="240" w:lineRule="auto"/>
              <w:jc w:val="center"/>
            </w:pPr>
            <w:r>
              <w:rPr>
                <w:sz w:val="18"/>
                <w:szCs w:val="18"/>
              </w:rPr>
              <w:t>-0.119</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00ADB" w14:textId="77777777" w:rsidR="004D688F" w:rsidRDefault="004D688F" w:rsidP="007E546F">
            <w:pPr>
              <w:spacing w:after="0" w:line="240" w:lineRule="auto"/>
              <w:jc w:val="center"/>
            </w:pPr>
            <w:r>
              <w:rPr>
                <w:sz w:val="18"/>
                <w:szCs w:val="18"/>
              </w:rPr>
              <w:t>p=3.0e-4  (20,51)</w:t>
            </w:r>
          </w:p>
        </w:tc>
      </w:tr>
      <w:tr w:rsidR="004D688F" w14:paraId="2BBBD8CD"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8210C1" w14:textId="77777777" w:rsidR="004D688F" w:rsidRDefault="004D688F" w:rsidP="007E546F">
            <w:pPr>
              <w:spacing w:after="0" w:line="240" w:lineRule="auto"/>
              <w:jc w:val="center"/>
            </w:pPr>
            <w:r>
              <w:rPr>
                <w:sz w:val="18"/>
                <w:szCs w:val="18"/>
              </w:rPr>
              <w:t>GR</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C97C67" w14:textId="77777777" w:rsidR="004D688F" w:rsidRDefault="004D688F" w:rsidP="007E546F">
            <w:pPr>
              <w:spacing w:after="0" w:line="240" w:lineRule="auto"/>
              <w:jc w:val="center"/>
            </w:pPr>
            <w:r>
              <w:rPr>
                <w:sz w:val="18"/>
                <w:szCs w:val="18"/>
              </w:rPr>
              <w:t>L0</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B64F6A" w14:textId="77777777" w:rsidR="004D688F" w:rsidRDefault="004D688F" w:rsidP="007E546F">
            <w:pPr>
              <w:spacing w:after="0" w:line="240" w:lineRule="auto"/>
              <w:jc w:val="center"/>
            </w:pPr>
            <w:r>
              <w:rPr>
                <w:sz w:val="18"/>
                <w:szCs w:val="18"/>
              </w:rPr>
              <w:t>-0.004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1160BC" w14:textId="77777777" w:rsidR="004D688F" w:rsidRDefault="004D688F" w:rsidP="007E546F">
            <w:pPr>
              <w:spacing w:after="0" w:line="240" w:lineRule="auto"/>
              <w:jc w:val="center"/>
            </w:pPr>
            <w:r>
              <w:rPr>
                <w:sz w:val="18"/>
                <w:szCs w:val="18"/>
              </w:rPr>
              <w:t>[-0.069, 0.063]</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B8F439" w14:textId="77777777" w:rsidR="004D688F" w:rsidRDefault="004D688F" w:rsidP="007E546F">
            <w:pPr>
              <w:spacing w:after="0" w:line="240" w:lineRule="auto"/>
              <w:jc w:val="center"/>
            </w:pPr>
            <w:r>
              <w:rPr>
                <w:sz w:val="18"/>
                <w:szCs w:val="18"/>
              </w:rPr>
              <w:t>-0.042</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7E0614" w14:textId="77777777" w:rsidR="004D688F" w:rsidRDefault="004D688F" w:rsidP="007E546F">
            <w:pPr>
              <w:spacing w:after="0" w:line="240" w:lineRule="auto"/>
              <w:jc w:val="center"/>
            </w:pPr>
            <w:r>
              <w:rPr>
                <w:sz w:val="18"/>
                <w:szCs w:val="18"/>
              </w:rPr>
              <w:t>p=0.235  (30,41)</w:t>
            </w:r>
          </w:p>
        </w:tc>
      </w:tr>
      <w:tr w:rsidR="004D688F" w14:paraId="2336A525"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8F867" w14:textId="77777777" w:rsidR="004D688F" w:rsidRDefault="004D688F" w:rsidP="007E546F">
            <w:pPr>
              <w:spacing w:after="0" w:line="240" w:lineRule="auto"/>
              <w:jc w:val="center"/>
            </w:pPr>
            <w:r>
              <w:rPr>
                <w:sz w:val="18"/>
                <w:szCs w:val="18"/>
              </w:rPr>
              <w:t>GR</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DE6FA5" w14:textId="77777777" w:rsidR="004D688F" w:rsidRDefault="004D688F" w:rsidP="007E546F">
            <w:pPr>
              <w:spacing w:after="0" w:line="240" w:lineRule="auto"/>
              <w:jc w:val="center"/>
            </w:pPr>
            <w:r>
              <w:rPr>
                <w:sz w:val="18"/>
                <w:szCs w:val="18"/>
              </w:rPr>
              <w:t>QS</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6DD9D1" w14:textId="77777777" w:rsidR="004D688F" w:rsidRDefault="004D688F" w:rsidP="007E546F">
            <w:pPr>
              <w:spacing w:after="0" w:line="240" w:lineRule="auto"/>
              <w:jc w:val="center"/>
            </w:pPr>
            <w:r>
              <w:rPr>
                <w:sz w:val="18"/>
                <w:szCs w:val="18"/>
              </w:rPr>
              <w:t>+0.075</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4A0EB3" w14:textId="77777777" w:rsidR="004D688F" w:rsidRDefault="004D688F" w:rsidP="007E546F">
            <w:pPr>
              <w:spacing w:after="0" w:line="240" w:lineRule="auto"/>
              <w:jc w:val="center"/>
            </w:pPr>
            <w:r>
              <w:rPr>
                <w:sz w:val="18"/>
                <w:szCs w:val="18"/>
              </w:rPr>
              <w:t>[ 0.015, 0.132]</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22D8D2" w14:textId="77777777" w:rsidR="004D688F" w:rsidRDefault="004D688F" w:rsidP="007E546F">
            <w:pPr>
              <w:spacing w:after="0" w:line="240" w:lineRule="auto"/>
              <w:jc w:val="center"/>
            </w:pPr>
            <w:r>
              <w:rPr>
                <w:sz w:val="18"/>
                <w:szCs w:val="18"/>
              </w:rPr>
              <w:t>+0.046</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E4CA6D" w14:textId="77777777" w:rsidR="004D688F" w:rsidRDefault="004D688F" w:rsidP="007E546F">
            <w:pPr>
              <w:spacing w:after="0" w:line="240" w:lineRule="auto"/>
              <w:jc w:val="center"/>
            </w:pPr>
            <w:r>
              <w:rPr>
                <w:sz w:val="18"/>
                <w:szCs w:val="18"/>
              </w:rPr>
              <w:t>p=0.207  (44,32)</w:t>
            </w:r>
          </w:p>
        </w:tc>
      </w:tr>
      <w:tr w:rsidR="004D688F" w14:paraId="4DEA809E"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A455A" w14:textId="77777777" w:rsidR="004D688F" w:rsidRDefault="004D688F" w:rsidP="007E546F">
            <w:pPr>
              <w:spacing w:after="0" w:line="240" w:lineRule="auto"/>
              <w:jc w:val="center"/>
            </w:pPr>
            <w:r>
              <w:rPr>
                <w:sz w:val="18"/>
                <w:szCs w:val="18"/>
              </w:rPr>
              <w:t>GR</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F3370E" w14:textId="77777777" w:rsidR="004D688F" w:rsidRDefault="004D688F" w:rsidP="007E546F">
            <w:pPr>
              <w:spacing w:after="0" w:line="240" w:lineRule="auto"/>
              <w:jc w:val="center"/>
            </w:pPr>
            <w:r>
              <w:rPr>
                <w:sz w:val="18"/>
                <w:szCs w:val="18"/>
              </w:rPr>
              <w:t>QR</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93F81F" w14:textId="77777777" w:rsidR="004D688F" w:rsidRDefault="004D688F" w:rsidP="007E546F">
            <w:pPr>
              <w:spacing w:after="0" w:line="240" w:lineRule="auto"/>
              <w:jc w:val="center"/>
            </w:pPr>
            <w:r>
              <w:rPr>
                <w:sz w:val="18"/>
                <w:szCs w:val="18"/>
              </w:rPr>
              <w:t>+0.102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A27430" w14:textId="77777777" w:rsidR="004D688F" w:rsidRDefault="004D688F" w:rsidP="007E546F">
            <w:pPr>
              <w:spacing w:after="0" w:line="240" w:lineRule="auto"/>
              <w:jc w:val="center"/>
            </w:pPr>
            <w:r>
              <w:rPr>
                <w:sz w:val="18"/>
                <w:szCs w:val="18"/>
              </w:rPr>
              <w:t>[ 0.046, 0.155]</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00E62" w14:textId="77777777" w:rsidR="004D688F" w:rsidRDefault="004D688F" w:rsidP="007E546F">
            <w:pPr>
              <w:spacing w:after="0" w:line="240" w:lineRule="auto"/>
              <w:jc w:val="center"/>
            </w:pPr>
            <w:r>
              <w:rPr>
                <w:sz w:val="18"/>
                <w:szCs w:val="18"/>
              </w:rPr>
              <w:t>+0.050</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4A13C" w14:textId="77777777" w:rsidR="004D688F" w:rsidRDefault="004D688F" w:rsidP="007E546F">
            <w:pPr>
              <w:spacing w:after="0" w:line="240" w:lineRule="auto"/>
              <w:jc w:val="center"/>
            </w:pPr>
            <w:r>
              <w:rPr>
                <w:sz w:val="18"/>
                <w:szCs w:val="18"/>
              </w:rPr>
              <w:t>p=0.105  (34,21)</w:t>
            </w:r>
          </w:p>
        </w:tc>
      </w:tr>
      <w:tr w:rsidR="004D688F" w14:paraId="17B8EDA5"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516F9" w14:textId="77777777" w:rsidR="004D688F" w:rsidRDefault="004D688F" w:rsidP="007E546F">
            <w:pPr>
              <w:spacing w:after="0" w:line="240" w:lineRule="auto"/>
              <w:jc w:val="center"/>
            </w:pPr>
            <w:r>
              <w:rPr>
                <w:sz w:val="18"/>
                <w:szCs w:val="18"/>
              </w:rPr>
              <w:t>GR</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5F25AD" w14:textId="77777777" w:rsidR="004D688F" w:rsidRDefault="004D688F" w:rsidP="007E546F">
            <w:pPr>
              <w:spacing w:after="0" w:line="240" w:lineRule="auto"/>
              <w:jc w:val="center"/>
            </w:pPr>
            <w:r>
              <w:rPr>
                <w:sz w:val="18"/>
                <w:szCs w:val="18"/>
              </w:rPr>
              <w:t>Q0</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3521CE" w14:textId="77777777" w:rsidR="004D688F" w:rsidRDefault="004D688F" w:rsidP="007E546F">
            <w:pPr>
              <w:spacing w:after="0" w:line="240" w:lineRule="auto"/>
              <w:jc w:val="center"/>
            </w:pPr>
            <w:r>
              <w:rPr>
                <w:sz w:val="18"/>
                <w:szCs w:val="18"/>
              </w:rPr>
              <w:t>+0.057</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5ED25F" w14:textId="77777777" w:rsidR="004D688F" w:rsidRDefault="004D688F" w:rsidP="007E546F">
            <w:pPr>
              <w:spacing w:after="0" w:line="240" w:lineRule="auto"/>
              <w:jc w:val="center"/>
            </w:pPr>
            <w:r>
              <w:rPr>
                <w:sz w:val="18"/>
                <w:szCs w:val="18"/>
              </w:rPr>
              <w:t>[-0.002, 0.121]</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B96DFE" w14:textId="77777777" w:rsidR="004D688F" w:rsidRDefault="004D688F" w:rsidP="007E546F">
            <w:pPr>
              <w:spacing w:after="0" w:line="240" w:lineRule="auto"/>
              <w:jc w:val="center"/>
            </w:pPr>
            <w:r>
              <w:rPr>
                <w:sz w:val="18"/>
                <w:szCs w:val="18"/>
              </w:rPr>
              <w:t>+0.092</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BD56D4" w14:textId="77777777" w:rsidR="004D688F" w:rsidRDefault="004D688F" w:rsidP="007E546F">
            <w:pPr>
              <w:spacing w:after="0" w:line="240" w:lineRule="auto"/>
              <w:jc w:val="center"/>
            </w:pPr>
            <w:r>
              <w:rPr>
                <w:sz w:val="18"/>
                <w:szCs w:val="18"/>
              </w:rPr>
              <w:t>p=0.011  (53,29)</w:t>
            </w:r>
          </w:p>
        </w:tc>
      </w:tr>
      <w:tr w:rsidR="004D688F" w14:paraId="3F941CC8"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818944" w14:textId="77777777" w:rsidR="004D688F" w:rsidRDefault="004D688F" w:rsidP="007E546F">
            <w:pPr>
              <w:spacing w:after="0" w:line="240" w:lineRule="auto"/>
              <w:jc w:val="center"/>
            </w:pPr>
            <w:r>
              <w:rPr>
                <w:sz w:val="18"/>
                <w:szCs w:val="18"/>
              </w:rPr>
              <w:t>G0</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7BC3A2" w14:textId="77777777" w:rsidR="004D688F" w:rsidRDefault="004D688F" w:rsidP="007E546F">
            <w:pPr>
              <w:spacing w:after="0" w:line="240" w:lineRule="auto"/>
              <w:jc w:val="center"/>
            </w:pPr>
            <w:r>
              <w:rPr>
                <w:sz w:val="18"/>
                <w:szCs w:val="18"/>
              </w:rPr>
              <w:t>LR</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CCDBC" w14:textId="77777777" w:rsidR="004D688F" w:rsidRDefault="004D688F" w:rsidP="007E546F">
            <w:pPr>
              <w:spacing w:after="0" w:line="240" w:lineRule="auto"/>
              <w:jc w:val="center"/>
            </w:pPr>
            <w:r>
              <w:rPr>
                <w:sz w:val="18"/>
                <w:szCs w:val="18"/>
              </w:rPr>
              <w:t>+0.054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3D5B66" w14:textId="77777777" w:rsidR="004D688F" w:rsidRDefault="004D688F" w:rsidP="007E546F">
            <w:pPr>
              <w:spacing w:after="0" w:line="240" w:lineRule="auto"/>
              <w:jc w:val="center"/>
            </w:pPr>
            <w:r>
              <w:rPr>
                <w:sz w:val="18"/>
                <w:szCs w:val="18"/>
              </w:rPr>
              <w:t>[-0.010, 0.121]</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E81C94" w14:textId="77777777" w:rsidR="004D688F" w:rsidRDefault="004D688F" w:rsidP="007E546F">
            <w:pPr>
              <w:spacing w:after="0" w:line="240" w:lineRule="auto"/>
              <w:jc w:val="center"/>
            </w:pPr>
            <w:r>
              <w:rPr>
                <w:sz w:val="18"/>
                <w:szCs w:val="18"/>
              </w:rPr>
              <w:t>-0.126</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9D24A7" w14:textId="77777777" w:rsidR="004D688F" w:rsidRDefault="004D688F" w:rsidP="007E546F">
            <w:pPr>
              <w:spacing w:after="0" w:line="240" w:lineRule="auto"/>
              <w:jc w:val="center"/>
            </w:pPr>
            <w:r>
              <w:rPr>
                <w:sz w:val="18"/>
                <w:szCs w:val="18"/>
              </w:rPr>
              <w:t>p=3.8e-5  (15,48)</w:t>
            </w:r>
          </w:p>
        </w:tc>
      </w:tr>
      <w:tr w:rsidR="004D688F" w14:paraId="6BB2DC5C"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0FB59" w14:textId="77777777" w:rsidR="004D688F" w:rsidRDefault="004D688F" w:rsidP="007E546F">
            <w:pPr>
              <w:spacing w:after="0" w:line="240" w:lineRule="auto"/>
              <w:jc w:val="center"/>
            </w:pPr>
            <w:r>
              <w:rPr>
                <w:sz w:val="18"/>
                <w:szCs w:val="18"/>
              </w:rPr>
              <w:t>G0</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57653D" w14:textId="77777777" w:rsidR="004D688F" w:rsidRDefault="004D688F" w:rsidP="007E546F">
            <w:pPr>
              <w:spacing w:after="0" w:line="240" w:lineRule="auto"/>
              <w:jc w:val="center"/>
            </w:pPr>
            <w:r>
              <w:rPr>
                <w:sz w:val="18"/>
                <w:szCs w:val="18"/>
              </w:rPr>
              <w:t>LS</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D3C22E" w14:textId="77777777" w:rsidR="004D688F" w:rsidRDefault="004D688F" w:rsidP="007E546F">
            <w:pPr>
              <w:spacing w:after="0" w:line="240" w:lineRule="auto"/>
              <w:jc w:val="center"/>
            </w:pPr>
            <w:r>
              <w:rPr>
                <w:sz w:val="18"/>
                <w:szCs w:val="18"/>
              </w:rPr>
              <w:t>+0.057</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CD43A4" w14:textId="77777777" w:rsidR="004D688F" w:rsidRDefault="004D688F" w:rsidP="007E546F">
            <w:pPr>
              <w:spacing w:after="0" w:line="240" w:lineRule="auto"/>
              <w:jc w:val="center"/>
            </w:pPr>
            <w:r>
              <w:rPr>
                <w:sz w:val="18"/>
                <w:szCs w:val="18"/>
              </w:rPr>
              <w:t>[ 0.000, 0.117]</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A8B7C2" w14:textId="77777777" w:rsidR="004D688F" w:rsidRDefault="004D688F" w:rsidP="007E546F">
            <w:pPr>
              <w:spacing w:after="0" w:line="240" w:lineRule="auto"/>
              <w:jc w:val="center"/>
            </w:pPr>
            <w:r>
              <w:rPr>
                <w:sz w:val="18"/>
                <w:szCs w:val="18"/>
              </w:rPr>
              <w:t>-0.165</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9E4466" w14:textId="77777777" w:rsidR="004D688F" w:rsidRDefault="004D688F" w:rsidP="007E546F">
            <w:pPr>
              <w:spacing w:after="0" w:line="240" w:lineRule="auto"/>
              <w:jc w:val="center"/>
            </w:pPr>
            <w:r>
              <w:rPr>
                <w:sz w:val="18"/>
                <w:szCs w:val="18"/>
              </w:rPr>
              <w:t>p=6.1e-7  (16,59)</w:t>
            </w:r>
          </w:p>
        </w:tc>
      </w:tr>
      <w:tr w:rsidR="004D688F" w14:paraId="1D917561"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BCB76C" w14:textId="77777777" w:rsidR="004D688F" w:rsidRDefault="004D688F" w:rsidP="007E546F">
            <w:pPr>
              <w:spacing w:after="0" w:line="240" w:lineRule="auto"/>
              <w:jc w:val="center"/>
            </w:pPr>
            <w:r>
              <w:rPr>
                <w:sz w:val="18"/>
                <w:szCs w:val="18"/>
              </w:rPr>
              <w:t>G0</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D589C5" w14:textId="77777777" w:rsidR="004D688F" w:rsidRDefault="004D688F" w:rsidP="007E546F">
            <w:pPr>
              <w:spacing w:after="0" w:line="240" w:lineRule="auto"/>
              <w:jc w:val="center"/>
            </w:pPr>
            <w:r>
              <w:rPr>
                <w:sz w:val="18"/>
                <w:szCs w:val="18"/>
              </w:rPr>
              <w:t>L0</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1314BE" w14:textId="77777777" w:rsidR="004D688F" w:rsidRDefault="004D688F" w:rsidP="007E546F">
            <w:pPr>
              <w:spacing w:after="0" w:line="240" w:lineRule="auto"/>
              <w:jc w:val="center"/>
            </w:pPr>
            <w:r>
              <w:rPr>
                <w:sz w:val="18"/>
                <w:szCs w:val="18"/>
              </w:rPr>
              <w:t>-0.006</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0FB67C" w14:textId="77777777" w:rsidR="004D688F" w:rsidRDefault="004D688F" w:rsidP="007E546F">
            <w:pPr>
              <w:spacing w:after="0" w:line="240" w:lineRule="auto"/>
              <w:jc w:val="center"/>
            </w:pPr>
            <w:r>
              <w:rPr>
                <w:sz w:val="18"/>
                <w:szCs w:val="18"/>
              </w:rPr>
              <w:t>[-0.071, 0.057]</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D87775" w14:textId="77777777" w:rsidR="004D688F" w:rsidRDefault="004D688F" w:rsidP="007E546F">
            <w:pPr>
              <w:spacing w:after="0" w:line="240" w:lineRule="auto"/>
              <w:jc w:val="center"/>
            </w:pPr>
            <w:r>
              <w:rPr>
                <w:sz w:val="18"/>
                <w:szCs w:val="18"/>
              </w:rPr>
              <w:t>-0.088</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6B9720" w14:textId="77777777" w:rsidR="004D688F" w:rsidRDefault="004D688F" w:rsidP="007E546F">
            <w:pPr>
              <w:spacing w:after="0" w:line="240" w:lineRule="auto"/>
              <w:jc w:val="center"/>
            </w:pPr>
            <w:r>
              <w:rPr>
                <w:sz w:val="18"/>
                <w:szCs w:val="18"/>
              </w:rPr>
              <w:t>p=0.0027  (16,39)</w:t>
            </w:r>
          </w:p>
        </w:tc>
      </w:tr>
      <w:tr w:rsidR="004D688F" w14:paraId="19982ECA"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50BA0A" w14:textId="77777777" w:rsidR="004D688F" w:rsidRDefault="004D688F" w:rsidP="007E546F">
            <w:pPr>
              <w:spacing w:after="0" w:line="240" w:lineRule="auto"/>
              <w:jc w:val="center"/>
            </w:pPr>
            <w:r>
              <w:rPr>
                <w:sz w:val="18"/>
                <w:szCs w:val="18"/>
              </w:rPr>
              <w:t>G0</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FE0D7D" w14:textId="77777777" w:rsidR="004D688F" w:rsidRDefault="004D688F" w:rsidP="007E546F">
            <w:pPr>
              <w:spacing w:after="0" w:line="240" w:lineRule="auto"/>
              <w:jc w:val="center"/>
            </w:pPr>
            <w:r>
              <w:rPr>
                <w:sz w:val="18"/>
                <w:szCs w:val="18"/>
              </w:rPr>
              <w:t>QS</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5857FE" w14:textId="77777777" w:rsidR="004D688F" w:rsidRDefault="004D688F" w:rsidP="007E546F">
            <w:pPr>
              <w:spacing w:after="0" w:line="240" w:lineRule="auto"/>
              <w:jc w:val="center"/>
            </w:pPr>
            <w:r>
              <w:rPr>
                <w:sz w:val="18"/>
                <w:szCs w:val="18"/>
              </w:rPr>
              <w:t>+0.073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346E1B" w14:textId="77777777" w:rsidR="004D688F" w:rsidRDefault="004D688F" w:rsidP="007E546F">
            <w:pPr>
              <w:spacing w:after="0" w:line="240" w:lineRule="auto"/>
              <w:jc w:val="center"/>
            </w:pPr>
            <w:r>
              <w:rPr>
                <w:sz w:val="18"/>
                <w:szCs w:val="18"/>
              </w:rPr>
              <w:t>[ 0.011, 0.134]</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7102E9" w14:textId="77777777" w:rsidR="004D688F" w:rsidRDefault="004D688F" w:rsidP="007E546F">
            <w:pPr>
              <w:spacing w:after="0" w:line="240" w:lineRule="auto"/>
              <w:jc w:val="center"/>
            </w:pPr>
            <w:r>
              <w:rPr>
                <w:sz w:val="18"/>
                <w:szCs w:val="18"/>
              </w:rPr>
              <w:t>0.000</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897D49" w14:textId="77777777" w:rsidR="004D688F" w:rsidRDefault="004D688F" w:rsidP="007E546F">
            <w:pPr>
              <w:spacing w:after="0" w:line="240" w:lineRule="auto"/>
              <w:jc w:val="center"/>
            </w:pPr>
            <w:r>
              <w:rPr>
                <w:sz w:val="18"/>
                <w:szCs w:val="18"/>
              </w:rPr>
              <w:t>p=1.000  (32,32)</w:t>
            </w:r>
          </w:p>
        </w:tc>
      </w:tr>
      <w:tr w:rsidR="004D688F" w14:paraId="728993A4"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47C9FB" w14:textId="77777777" w:rsidR="004D688F" w:rsidRDefault="004D688F" w:rsidP="007E546F">
            <w:pPr>
              <w:spacing w:after="0" w:line="240" w:lineRule="auto"/>
              <w:jc w:val="center"/>
            </w:pPr>
            <w:r>
              <w:rPr>
                <w:sz w:val="18"/>
                <w:szCs w:val="18"/>
              </w:rPr>
              <w:t>G0</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1C90C8" w14:textId="77777777" w:rsidR="004D688F" w:rsidRDefault="004D688F" w:rsidP="007E546F">
            <w:pPr>
              <w:spacing w:after="0" w:line="240" w:lineRule="auto"/>
              <w:jc w:val="center"/>
            </w:pPr>
            <w:r>
              <w:rPr>
                <w:sz w:val="18"/>
                <w:szCs w:val="18"/>
              </w:rPr>
              <w:t>QR</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EB0008" w14:textId="77777777" w:rsidR="004D688F" w:rsidRDefault="004D688F" w:rsidP="007E546F">
            <w:pPr>
              <w:spacing w:after="0" w:line="240" w:lineRule="auto"/>
              <w:jc w:val="center"/>
            </w:pPr>
            <w:r>
              <w:rPr>
                <w:sz w:val="18"/>
                <w:szCs w:val="18"/>
              </w:rPr>
              <w:t>+0.100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6CEF4C" w14:textId="77777777" w:rsidR="004D688F" w:rsidRDefault="004D688F" w:rsidP="007E546F">
            <w:pPr>
              <w:spacing w:after="0" w:line="240" w:lineRule="auto"/>
              <w:jc w:val="center"/>
            </w:pPr>
            <w:r>
              <w:rPr>
                <w:sz w:val="18"/>
                <w:szCs w:val="18"/>
              </w:rPr>
              <w:t>[ 0.044, 0.155]</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251FE2" w14:textId="77777777" w:rsidR="004D688F" w:rsidRDefault="004D688F" w:rsidP="007E546F">
            <w:pPr>
              <w:spacing w:after="0" w:line="240" w:lineRule="auto"/>
              <w:jc w:val="center"/>
            </w:pPr>
            <w:r>
              <w:rPr>
                <w:sz w:val="18"/>
                <w:szCs w:val="18"/>
              </w:rPr>
              <w:t>+0.004</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4502D0" w14:textId="77777777" w:rsidR="004D688F" w:rsidRDefault="004D688F" w:rsidP="007E546F">
            <w:pPr>
              <w:spacing w:after="0" w:line="240" w:lineRule="auto"/>
              <w:jc w:val="center"/>
            </w:pPr>
            <w:r>
              <w:rPr>
                <w:sz w:val="18"/>
                <w:szCs w:val="18"/>
              </w:rPr>
              <w:t>p=1.000  (34,33)</w:t>
            </w:r>
          </w:p>
        </w:tc>
      </w:tr>
      <w:tr w:rsidR="004D688F" w14:paraId="04BD5CCE"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F1EF9F" w14:textId="77777777" w:rsidR="004D688F" w:rsidRDefault="004D688F" w:rsidP="007E546F">
            <w:pPr>
              <w:spacing w:after="0" w:line="240" w:lineRule="auto"/>
              <w:jc w:val="center"/>
            </w:pPr>
            <w:r>
              <w:rPr>
                <w:sz w:val="18"/>
                <w:szCs w:val="18"/>
              </w:rPr>
              <w:t>G0</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25DFC" w14:textId="77777777" w:rsidR="004D688F" w:rsidRDefault="004D688F" w:rsidP="007E546F">
            <w:pPr>
              <w:spacing w:after="0" w:line="240" w:lineRule="auto"/>
              <w:jc w:val="center"/>
            </w:pPr>
            <w:r>
              <w:rPr>
                <w:sz w:val="18"/>
                <w:szCs w:val="18"/>
              </w:rPr>
              <w:t>Q0</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5C615E" w14:textId="77777777" w:rsidR="004D688F" w:rsidRDefault="004D688F" w:rsidP="007E546F">
            <w:pPr>
              <w:spacing w:after="0" w:line="240" w:lineRule="auto"/>
              <w:jc w:val="center"/>
            </w:pPr>
            <w:r>
              <w:rPr>
                <w:sz w:val="18"/>
                <w:szCs w:val="18"/>
              </w:rPr>
              <w:t>+0.056</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101E4D" w14:textId="77777777" w:rsidR="004D688F" w:rsidRDefault="004D688F" w:rsidP="007E546F">
            <w:pPr>
              <w:spacing w:after="0" w:line="240" w:lineRule="auto"/>
              <w:jc w:val="center"/>
            </w:pPr>
            <w:r>
              <w:rPr>
                <w:sz w:val="18"/>
                <w:szCs w:val="18"/>
              </w:rPr>
              <w:t>[-0.002, 0.117]</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6750EF" w14:textId="77777777" w:rsidR="004D688F" w:rsidRDefault="004D688F" w:rsidP="007E546F">
            <w:pPr>
              <w:spacing w:after="0" w:line="240" w:lineRule="auto"/>
              <w:jc w:val="center"/>
            </w:pPr>
            <w:r>
              <w:rPr>
                <w:sz w:val="18"/>
                <w:szCs w:val="18"/>
              </w:rPr>
              <w:t>+0.046</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9895F2" w14:textId="77777777" w:rsidR="004D688F" w:rsidRDefault="004D688F" w:rsidP="007E546F">
            <w:pPr>
              <w:spacing w:after="0" w:line="240" w:lineRule="auto"/>
              <w:jc w:val="center"/>
            </w:pPr>
            <w:r>
              <w:rPr>
                <w:sz w:val="18"/>
                <w:szCs w:val="18"/>
              </w:rPr>
              <w:t>p=0.169  (38,26)</w:t>
            </w:r>
          </w:p>
        </w:tc>
      </w:tr>
      <w:tr w:rsidR="004D688F" w14:paraId="00E1C068"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9DEFEC" w14:textId="77777777" w:rsidR="004D688F" w:rsidRDefault="004D688F" w:rsidP="007E546F">
            <w:pPr>
              <w:spacing w:after="0" w:line="240" w:lineRule="auto"/>
              <w:jc w:val="center"/>
            </w:pPr>
            <w:r>
              <w:rPr>
                <w:sz w:val="18"/>
                <w:szCs w:val="18"/>
              </w:rPr>
              <w:t>LR</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0A2D91" w14:textId="77777777" w:rsidR="004D688F" w:rsidRDefault="004D688F" w:rsidP="007E546F">
            <w:pPr>
              <w:spacing w:after="0" w:line="240" w:lineRule="auto"/>
              <w:jc w:val="center"/>
            </w:pPr>
            <w:r>
              <w:rPr>
                <w:sz w:val="18"/>
                <w:szCs w:val="18"/>
              </w:rPr>
              <w:t>LS</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2DEAE" w14:textId="77777777" w:rsidR="004D688F" w:rsidRDefault="004D688F" w:rsidP="007E546F">
            <w:pPr>
              <w:spacing w:after="0" w:line="240" w:lineRule="auto"/>
              <w:jc w:val="center"/>
            </w:pPr>
            <w:r>
              <w:rPr>
                <w:sz w:val="18"/>
                <w:szCs w:val="18"/>
              </w:rPr>
              <w:t>+0.004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A58C3B" w14:textId="77777777" w:rsidR="004D688F" w:rsidRDefault="004D688F" w:rsidP="007E546F">
            <w:pPr>
              <w:spacing w:after="0" w:line="240" w:lineRule="auto"/>
              <w:jc w:val="center"/>
            </w:pPr>
            <w:r>
              <w:rPr>
                <w:sz w:val="18"/>
                <w:szCs w:val="18"/>
              </w:rPr>
              <w:t>[-0.038, 0.050]</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01972A" w14:textId="77777777" w:rsidR="004D688F" w:rsidRDefault="004D688F" w:rsidP="007E546F">
            <w:pPr>
              <w:spacing w:after="0" w:line="240" w:lineRule="auto"/>
              <w:jc w:val="center"/>
            </w:pPr>
            <w:r>
              <w:rPr>
                <w:sz w:val="18"/>
                <w:szCs w:val="18"/>
              </w:rPr>
              <w:t>-0.038</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10F709" w14:textId="77777777" w:rsidR="004D688F" w:rsidRDefault="004D688F" w:rsidP="007E546F">
            <w:pPr>
              <w:spacing w:after="0" w:line="240" w:lineRule="auto"/>
              <w:jc w:val="center"/>
            </w:pPr>
            <w:r>
              <w:rPr>
                <w:sz w:val="18"/>
                <w:szCs w:val="18"/>
              </w:rPr>
              <w:t>p=0.143  (14,24)</w:t>
            </w:r>
          </w:p>
        </w:tc>
      </w:tr>
      <w:tr w:rsidR="004D688F" w14:paraId="49BA0611"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9F08BB" w14:textId="77777777" w:rsidR="004D688F" w:rsidRDefault="004D688F" w:rsidP="007E546F">
            <w:pPr>
              <w:spacing w:after="0" w:line="240" w:lineRule="auto"/>
              <w:jc w:val="center"/>
            </w:pPr>
            <w:r>
              <w:rPr>
                <w:sz w:val="18"/>
                <w:szCs w:val="18"/>
              </w:rPr>
              <w:t>LR</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1EDB8E" w14:textId="77777777" w:rsidR="004D688F" w:rsidRDefault="004D688F" w:rsidP="007E546F">
            <w:pPr>
              <w:spacing w:after="0" w:line="240" w:lineRule="auto"/>
              <w:jc w:val="center"/>
            </w:pPr>
            <w:r>
              <w:rPr>
                <w:sz w:val="18"/>
                <w:szCs w:val="18"/>
              </w:rPr>
              <w:t>L0</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D9B1ED" w14:textId="77777777" w:rsidR="004D688F" w:rsidRDefault="004D688F" w:rsidP="007E546F">
            <w:pPr>
              <w:spacing w:after="0" w:line="240" w:lineRule="auto"/>
              <w:jc w:val="center"/>
            </w:pPr>
            <w:r>
              <w:rPr>
                <w:sz w:val="18"/>
                <w:szCs w:val="18"/>
              </w:rPr>
              <w:t>-0.059</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8B94AE" w14:textId="77777777" w:rsidR="004D688F" w:rsidRDefault="004D688F" w:rsidP="007E546F">
            <w:pPr>
              <w:spacing w:after="0" w:line="240" w:lineRule="auto"/>
              <w:jc w:val="center"/>
            </w:pPr>
            <w:r>
              <w:rPr>
                <w:sz w:val="18"/>
                <w:szCs w:val="18"/>
              </w:rPr>
              <w:t>[-0.113,-0.006]</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D3D144" w14:textId="77777777" w:rsidR="004D688F" w:rsidRDefault="004D688F" w:rsidP="007E546F">
            <w:pPr>
              <w:spacing w:after="0" w:line="240" w:lineRule="auto"/>
              <w:jc w:val="center"/>
            </w:pPr>
            <w:r>
              <w:rPr>
                <w:sz w:val="18"/>
                <w:szCs w:val="18"/>
              </w:rPr>
              <w:t>+0.038</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1019CA" w14:textId="77777777" w:rsidR="004D688F" w:rsidRDefault="004D688F" w:rsidP="007E546F">
            <w:pPr>
              <w:spacing w:after="0" w:line="240" w:lineRule="auto"/>
              <w:jc w:val="center"/>
            </w:pPr>
            <w:r>
              <w:rPr>
                <w:sz w:val="18"/>
                <w:szCs w:val="18"/>
              </w:rPr>
              <w:t>p=0.132  (23,13)</w:t>
            </w:r>
          </w:p>
        </w:tc>
      </w:tr>
      <w:tr w:rsidR="004D688F" w14:paraId="780433AC"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87900C" w14:textId="77777777" w:rsidR="004D688F" w:rsidRDefault="004D688F" w:rsidP="007E546F">
            <w:pPr>
              <w:spacing w:after="0" w:line="240" w:lineRule="auto"/>
              <w:jc w:val="center"/>
            </w:pPr>
            <w:r>
              <w:rPr>
                <w:sz w:val="18"/>
                <w:szCs w:val="18"/>
              </w:rPr>
              <w:t>LR</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ADD5FA" w14:textId="77777777" w:rsidR="004D688F" w:rsidRDefault="004D688F" w:rsidP="007E546F">
            <w:pPr>
              <w:spacing w:after="0" w:line="240" w:lineRule="auto"/>
              <w:jc w:val="center"/>
            </w:pPr>
            <w:r>
              <w:rPr>
                <w:sz w:val="18"/>
                <w:szCs w:val="18"/>
              </w:rPr>
              <w:t>QS</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F6CBD0" w14:textId="77777777" w:rsidR="004D688F" w:rsidRDefault="004D688F" w:rsidP="007E546F">
            <w:pPr>
              <w:spacing w:after="0" w:line="240" w:lineRule="auto"/>
              <w:jc w:val="center"/>
            </w:pPr>
            <w:r>
              <w:rPr>
                <w:sz w:val="18"/>
                <w:szCs w:val="18"/>
              </w:rPr>
              <w:t>+0.019</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F5B078" w14:textId="77777777" w:rsidR="004D688F" w:rsidRDefault="004D688F" w:rsidP="007E546F">
            <w:pPr>
              <w:spacing w:after="0" w:line="240" w:lineRule="auto"/>
              <w:jc w:val="center"/>
            </w:pPr>
            <w:r>
              <w:rPr>
                <w:sz w:val="18"/>
                <w:szCs w:val="18"/>
              </w:rPr>
              <w:t>[-0.042, 0.081]</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7FD77E" w14:textId="77777777" w:rsidR="004D688F" w:rsidRDefault="004D688F" w:rsidP="007E546F">
            <w:pPr>
              <w:spacing w:after="0" w:line="240" w:lineRule="auto"/>
              <w:jc w:val="center"/>
            </w:pPr>
            <w:r>
              <w:rPr>
                <w:sz w:val="18"/>
                <w:szCs w:val="18"/>
              </w:rPr>
              <w:t>+0.126</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7AC5D4" w14:textId="77777777" w:rsidR="004D688F" w:rsidRDefault="004D688F" w:rsidP="007E546F">
            <w:pPr>
              <w:spacing w:after="0" w:line="240" w:lineRule="auto"/>
              <w:jc w:val="center"/>
            </w:pPr>
            <w:r>
              <w:rPr>
                <w:sz w:val="18"/>
                <w:szCs w:val="18"/>
              </w:rPr>
              <w:t>p=3.8e-5  (48,15)</w:t>
            </w:r>
          </w:p>
        </w:tc>
      </w:tr>
      <w:tr w:rsidR="004D688F" w14:paraId="3A12655B"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3F4FA2" w14:textId="77777777" w:rsidR="004D688F" w:rsidRDefault="004D688F" w:rsidP="007E546F">
            <w:pPr>
              <w:spacing w:after="0" w:line="240" w:lineRule="auto"/>
              <w:jc w:val="center"/>
            </w:pPr>
            <w:r>
              <w:rPr>
                <w:sz w:val="18"/>
                <w:szCs w:val="18"/>
              </w:rPr>
              <w:t>LR</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DEE753" w14:textId="77777777" w:rsidR="004D688F" w:rsidRDefault="004D688F" w:rsidP="007E546F">
            <w:pPr>
              <w:spacing w:after="0" w:line="240" w:lineRule="auto"/>
              <w:jc w:val="center"/>
            </w:pPr>
            <w:r>
              <w:rPr>
                <w:sz w:val="18"/>
                <w:szCs w:val="18"/>
              </w:rPr>
              <w:t>QR</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5D1D17" w14:textId="77777777" w:rsidR="004D688F" w:rsidRDefault="004D688F" w:rsidP="007E546F">
            <w:pPr>
              <w:spacing w:after="0" w:line="240" w:lineRule="auto"/>
              <w:jc w:val="center"/>
            </w:pPr>
            <w:r>
              <w:rPr>
                <w:sz w:val="18"/>
                <w:szCs w:val="18"/>
              </w:rPr>
              <w:t>+0.046</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31CF32" w14:textId="77777777" w:rsidR="004D688F" w:rsidRDefault="004D688F" w:rsidP="007E546F">
            <w:pPr>
              <w:spacing w:after="0" w:line="240" w:lineRule="auto"/>
              <w:jc w:val="center"/>
            </w:pPr>
            <w:r>
              <w:rPr>
                <w:sz w:val="18"/>
                <w:szCs w:val="18"/>
              </w:rPr>
              <w:t>[-0.010, 0.103]</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6BB2F" w14:textId="77777777" w:rsidR="004D688F" w:rsidRDefault="004D688F" w:rsidP="007E546F">
            <w:pPr>
              <w:spacing w:after="0" w:line="240" w:lineRule="auto"/>
              <w:jc w:val="center"/>
            </w:pPr>
            <w:r>
              <w:rPr>
                <w:sz w:val="18"/>
                <w:szCs w:val="18"/>
              </w:rPr>
              <w:t>+0.130</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A7C3E1" w14:textId="77777777" w:rsidR="004D688F" w:rsidRDefault="004D688F" w:rsidP="007E546F">
            <w:pPr>
              <w:spacing w:after="0" w:line="240" w:lineRule="auto"/>
              <w:jc w:val="center"/>
            </w:pPr>
            <w:r>
              <w:rPr>
                <w:sz w:val="18"/>
                <w:szCs w:val="18"/>
              </w:rPr>
              <w:t>p=5.4e-6  (45,11)</w:t>
            </w:r>
          </w:p>
        </w:tc>
      </w:tr>
      <w:tr w:rsidR="004D688F" w14:paraId="2E1661DB"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C72CFF" w14:textId="77777777" w:rsidR="004D688F" w:rsidRDefault="004D688F" w:rsidP="007E546F">
            <w:pPr>
              <w:spacing w:after="0" w:line="240" w:lineRule="auto"/>
              <w:jc w:val="center"/>
            </w:pPr>
            <w:r>
              <w:rPr>
                <w:sz w:val="18"/>
                <w:szCs w:val="18"/>
              </w:rPr>
              <w:t>LR</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1623C7" w14:textId="77777777" w:rsidR="004D688F" w:rsidRDefault="004D688F" w:rsidP="007E546F">
            <w:pPr>
              <w:spacing w:after="0" w:line="240" w:lineRule="auto"/>
              <w:jc w:val="center"/>
            </w:pPr>
            <w:r>
              <w:rPr>
                <w:sz w:val="18"/>
                <w:szCs w:val="18"/>
              </w:rPr>
              <w:t>Q0</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676DC5" w14:textId="77777777" w:rsidR="004D688F" w:rsidRDefault="004D688F" w:rsidP="007E546F">
            <w:pPr>
              <w:spacing w:after="0" w:line="240" w:lineRule="auto"/>
              <w:jc w:val="center"/>
            </w:pPr>
            <w:r>
              <w:rPr>
                <w:sz w:val="18"/>
                <w:szCs w:val="18"/>
              </w:rPr>
              <w:t>+0.002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EB0EAA" w14:textId="77777777" w:rsidR="004D688F" w:rsidRDefault="004D688F" w:rsidP="007E546F">
            <w:pPr>
              <w:spacing w:after="0" w:line="240" w:lineRule="auto"/>
              <w:jc w:val="center"/>
            </w:pPr>
            <w:r>
              <w:rPr>
                <w:sz w:val="18"/>
                <w:szCs w:val="18"/>
              </w:rPr>
              <w:t>[-0.063, 0.067]</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9E390C" w14:textId="77777777" w:rsidR="004D688F" w:rsidRDefault="004D688F" w:rsidP="007E546F">
            <w:pPr>
              <w:spacing w:after="0" w:line="240" w:lineRule="auto"/>
              <w:jc w:val="center"/>
            </w:pPr>
            <w:r>
              <w:rPr>
                <w:sz w:val="18"/>
                <w:szCs w:val="18"/>
              </w:rPr>
              <w:t>+0.172</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FF380E" w14:textId="77777777" w:rsidR="004D688F" w:rsidRDefault="004D688F" w:rsidP="007E546F">
            <w:pPr>
              <w:spacing w:after="0" w:line="240" w:lineRule="auto"/>
              <w:jc w:val="center"/>
            </w:pPr>
            <w:r>
              <w:rPr>
                <w:sz w:val="18"/>
                <w:szCs w:val="18"/>
              </w:rPr>
              <w:t>p=3.7e-8  (57,12)</w:t>
            </w:r>
          </w:p>
        </w:tc>
      </w:tr>
      <w:tr w:rsidR="004D688F" w14:paraId="15669236"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B4D033" w14:textId="77777777" w:rsidR="004D688F" w:rsidRDefault="004D688F" w:rsidP="007E546F">
            <w:pPr>
              <w:spacing w:after="0" w:line="240" w:lineRule="auto"/>
              <w:jc w:val="center"/>
            </w:pPr>
            <w:r>
              <w:rPr>
                <w:sz w:val="18"/>
                <w:szCs w:val="18"/>
              </w:rPr>
              <w:t>LS</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A3EC7F" w14:textId="77777777" w:rsidR="004D688F" w:rsidRDefault="004D688F" w:rsidP="007E546F">
            <w:pPr>
              <w:spacing w:after="0" w:line="240" w:lineRule="auto"/>
              <w:jc w:val="center"/>
            </w:pPr>
            <w:r>
              <w:rPr>
                <w:sz w:val="18"/>
                <w:szCs w:val="18"/>
              </w:rPr>
              <w:t>L0</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B4B846" w14:textId="77777777" w:rsidR="004D688F" w:rsidRDefault="004D688F" w:rsidP="007E546F">
            <w:pPr>
              <w:spacing w:after="0" w:line="240" w:lineRule="auto"/>
              <w:jc w:val="center"/>
            </w:pPr>
            <w:r>
              <w:rPr>
                <w:sz w:val="18"/>
                <w:szCs w:val="18"/>
              </w:rPr>
              <w:t>-0.063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0E441A" w14:textId="77777777" w:rsidR="004D688F" w:rsidRDefault="004D688F" w:rsidP="007E546F">
            <w:pPr>
              <w:spacing w:after="0" w:line="240" w:lineRule="auto"/>
              <w:jc w:val="center"/>
            </w:pPr>
            <w:r>
              <w:rPr>
                <w:sz w:val="18"/>
                <w:szCs w:val="18"/>
              </w:rPr>
              <w:t>[-0.102,-0.025]</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5757DD" w14:textId="77777777" w:rsidR="004D688F" w:rsidRDefault="004D688F" w:rsidP="007E546F">
            <w:pPr>
              <w:spacing w:after="0" w:line="240" w:lineRule="auto"/>
              <w:jc w:val="center"/>
            </w:pPr>
            <w:r>
              <w:rPr>
                <w:sz w:val="18"/>
                <w:szCs w:val="18"/>
              </w:rPr>
              <w:t>+0.077</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D27887" w14:textId="77777777" w:rsidR="004D688F" w:rsidRDefault="004D688F" w:rsidP="007E546F">
            <w:pPr>
              <w:spacing w:after="0" w:line="240" w:lineRule="auto"/>
              <w:jc w:val="center"/>
            </w:pPr>
            <w:r>
              <w:rPr>
                <w:sz w:val="18"/>
                <w:szCs w:val="18"/>
              </w:rPr>
              <w:t>p=8.2e-4  (27, 7)</w:t>
            </w:r>
          </w:p>
        </w:tc>
      </w:tr>
      <w:tr w:rsidR="004D688F" w14:paraId="7A32EB14"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03D9D1" w14:textId="77777777" w:rsidR="004D688F" w:rsidRDefault="004D688F" w:rsidP="007E546F">
            <w:pPr>
              <w:spacing w:after="0" w:line="240" w:lineRule="auto"/>
              <w:jc w:val="center"/>
            </w:pPr>
            <w:r>
              <w:rPr>
                <w:sz w:val="18"/>
                <w:szCs w:val="18"/>
              </w:rPr>
              <w:lastRenderedPageBreak/>
              <w:t>LS</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C7E33D" w14:textId="77777777" w:rsidR="004D688F" w:rsidRDefault="004D688F" w:rsidP="007E546F">
            <w:pPr>
              <w:spacing w:after="0" w:line="240" w:lineRule="auto"/>
              <w:jc w:val="center"/>
            </w:pPr>
            <w:r>
              <w:rPr>
                <w:sz w:val="18"/>
                <w:szCs w:val="18"/>
              </w:rPr>
              <w:t>QS</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65A3D4" w14:textId="77777777" w:rsidR="004D688F" w:rsidRDefault="004D688F" w:rsidP="007E546F">
            <w:pPr>
              <w:spacing w:after="0" w:line="240" w:lineRule="auto"/>
              <w:jc w:val="center"/>
            </w:pPr>
            <w:r>
              <w:rPr>
                <w:sz w:val="18"/>
                <w:szCs w:val="18"/>
              </w:rPr>
              <w:t>+0.015</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4AE1D7" w14:textId="77777777" w:rsidR="004D688F" w:rsidRDefault="004D688F" w:rsidP="007E546F">
            <w:pPr>
              <w:spacing w:after="0" w:line="240" w:lineRule="auto"/>
              <w:jc w:val="center"/>
            </w:pPr>
            <w:r>
              <w:rPr>
                <w:sz w:val="18"/>
                <w:szCs w:val="18"/>
              </w:rPr>
              <w:t>[-0.046, 0.071]</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C6EF9D" w14:textId="77777777" w:rsidR="004D688F" w:rsidRDefault="004D688F" w:rsidP="007E546F">
            <w:pPr>
              <w:spacing w:after="0" w:line="240" w:lineRule="auto"/>
              <w:jc w:val="center"/>
            </w:pPr>
            <w:r>
              <w:rPr>
                <w:sz w:val="18"/>
                <w:szCs w:val="18"/>
              </w:rPr>
              <w:t>+0.165</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E33346" w14:textId="77777777" w:rsidR="004D688F" w:rsidRDefault="004D688F" w:rsidP="007E546F">
            <w:pPr>
              <w:spacing w:after="0" w:line="240" w:lineRule="auto"/>
              <w:jc w:val="center"/>
            </w:pPr>
            <w:r>
              <w:rPr>
                <w:sz w:val="18"/>
                <w:szCs w:val="18"/>
              </w:rPr>
              <w:t>p=8.9e-7  (60,17)</w:t>
            </w:r>
          </w:p>
        </w:tc>
      </w:tr>
      <w:tr w:rsidR="004D688F" w14:paraId="2E1278D3"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7158A0" w14:textId="77777777" w:rsidR="004D688F" w:rsidRDefault="004D688F" w:rsidP="007E546F">
            <w:pPr>
              <w:spacing w:after="0" w:line="240" w:lineRule="auto"/>
              <w:jc w:val="center"/>
            </w:pPr>
            <w:r>
              <w:rPr>
                <w:sz w:val="18"/>
                <w:szCs w:val="18"/>
              </w:rPr>
              <w:t>LS</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61BD6E" w14:textId="77777777" w:rsidR="004D688F" w:rsidRDefault="004D688F" w:rsidP="007E546F">
            <w:pPr>
              <w:spacing w:after="0" w:line="240" w:lineRule="auto"/>
              <w:jc w:val="center"/>
            </w:pPr>
            <w:r>
              <w:rPr>
                <w:sz w:val="18"/>
                <w:szCs w:val="18"/>
              </w:rPr>
              <w:t>QR</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ACED7F" w14:textId="77777777" w:rsidR="004D688F" w:rsidRDefault="004D688F" w:rsidP="007E546F">
            <w:pPr>
              <w:spacing w:after="0" w:line="240" w:lineRule="auto"/>
              <w:jc w:val="center"/>
            </w:pPr>
            <w:r>
              <w:rPr>
                <w:sz w:val="18"/>
                <w:szCs w:val="18"/>
              </w:rPr>
              <w:t>+0.042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1FCE05" w14:textId="77777777" w:rsidR="004D688F" w:rsidRDefault="004D688F" w:rsidP="007E546F">
            <w:pPr>
              <w:spacing w:after="0" w:line="240" w:lineRule="auto"/>
              <w:jc w:val="center"/>
            </w:pPr>
            <w:r>
              <w:rPr>
                <w:sz w:val="18"/>
                <w:szCs w:val="18"/>
              </w:rPr>
              <w:t>[-0.017, 0.094]</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2F6816" w14:textId="77777777" w:rsidR="004D688F" w:rsidRDefault="004D688F" w:rsidP="007E546F">
            <w:pPr>
              <w:spacing w:after="0" w:line="240" w:lineRule="auto"/>
              <w:jc w:val="center"/>
            </w:pPr>
            <w:r>
              <w:rPr>
                <w:sz w:val="18"/>
                <w:szCs w:val="18"/>
              </w:rPr>
              <w:t>+0.169</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B8FEC4" w14:textId="77777777" w:rsidR="004D688F" w:rsidRDefault="004D688F" w:rsidP="007E546F">
            <w:pPr>
              <w:spacing w:after="0" w:line="240" w:lineRule="auto"/>
              <w:jc w:val="center"/>
            </w:pPr>
            <w:r>
              <w:rPr>
                <w:sz w:val="18"/>
                <w:szCs w:val="18"/>
              </w:rPr>
              <w:t>p=5.7e-7  (61,17)</w:t>
            </w:r>
          </w:p>
        </w:tc>
      </w:tr>
      <w:tr w:rsidR="004D688F" w14:paraId="4916CD90"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20568" w14:textId="77777777" w:rsidR="004D688F" w:rsidRDefault="004D688F" w:rsidP="007E546F">
            <w:pPr>
              <w:spacing w:after="0" w:line="240" w:lineRule="auto"/>
              <w:jc w:val="center"/>
            </w:pPr>
            <w:r>
              <w:rPr>
                <w:sz w:val="18"/>
                <w:szCs w:val="18"/>
              </w:rPr>
              <w:t>LS</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861695" w14:textId="77777777" w:rsidR="004D688F" w:rsidRDefault="004D688F" w:rsidP="007E546F">
            <w:pPr>
              <w:spacing w:after="0" w:line="240" w:lineRule="auto"/>
              <w:jc w:val="center"/>
            </w:pPr>
            <w:r>
              <w:rPr>
                <w:sz w:val="18"/>
                <w:szCs w:val="18"/>
              </w:rPr>
              <w:t>Q0</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1D4DFC" w14:textId="77777777" w:rsidR="004D688F" w:rsidRDefault="004D688F" w:rsidP="007E546F">
            <w:pPr>
              <w:spacing w:after="0" w:line="240" w:lineRule="auto"/>
              <w:jc w:val="center"/>
            </w:pPr>
            <w:r>
              <w:rPr>
                <w:sz w:val="18"/>
                <w:szCs w:val="18"/>
              </w:rPr>
              <w:t>-0.002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5A00C" w14:textId="77777777" w:rsidR="004D688F" w:rsidRDefault="004D688F" w:rsidP="007E546F">
            <w:pPr>
              <w:spacing w:after="0" w:line="240" w:lineRule="auto"/>
              <w:jc w:val="center"/>
            </w:pPr>
            <w:r>
              <w:rPr>
                <w:sz w:val="18"/>
                <w:szCs w:val="18"/>
              </w:rPr>
              <w:t>[-0.061, 0.059]</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19F4F4" w14:textId="77777777" w:rsidR="004D688F" w:rsidRDefault="004D688F" w:rsidP="007E546F">
            <w:pPr>
              <w:spacing w:after="0" w:line="240" w:lineRule="auto"/>
              <w:jc w:val="center"/>
            </w:pPr>
            <w:r>
              <w:rPr>
                <w:sz w:val="18"/>
                <w:szCs w:val="18"/>
              </w:rPr>
              <w:t>+0.211</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D71394" w14:textId="77777777" w:rsidR="004D688F" w:rsidRDefault="004D688F" w:rsidP="007E546F">
            <w:pPr>
              <w:spacing w:after="0" w:line="240" w:lineRule="auto"/>
              <w:jc w:val="center"/>
            </w:pPr>
            <w:r>
              <w:rPr>
                <w:sz w:val="18"/>
                <w:szCs w:val="18"/>
              </w:rPr>
              <w:t>p=6.8e-10  (69,14)</w:t>
            </w:r>
          </w:p>
        </w:tc>
      </w:tr>
      <w:tr w:rsidR="004D688F" w14:paraId="3EF2B208"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D8DB04" w14:textId="77777777" w:rsidR="004D688F" w:rsidRDefault="004D688F" w:rsidP="007E546F">
            <w:pPr>
              <w:spacing w:after="0" w:line="240" w:lineRule="auto"/>
              <w:jc w:val="center"/>
            </w:pPr>
            <w:r>
              <w:rPr>
                <w:sz w:val="18"/>
                <w:szCs w:val="18"/>
              </w:rPr>
              <w:t>L0</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56E9CB" w14:textId="77777777" w:rsidR="004D688F" w:rsidRDefault="004D688F" w:rsidP="007E546F">
            <w:pPr>
              <w:spacing w:after="0" w:line="240" w:lineRule="auto"/>
              <w:jc w:val="center"/>
            </w:pPr>
            <w:r>
              <w:rPr>
                <w:sz w:val="18"/>
                <w:szCs w:val="18"/>
              </w:rPr>
              <w:t>QS</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53D334" w14:textId="77777777" w:rsidR="004D688F" w:rsidRDefault="004D688F" w:rsidP="007E546F">
            <w:pPr>
              <w:spacing w:after="0" w:line="240" w:lineRule="auto"/>
              <w:jc w:val="center"/>
            </w:pPr>
            <w:r>
              <w:rPr>
                <w:sz w:val="18"/>
                <w:szCs w:val="18"/>
              </w:rPr>
              <w:t>+0.079</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DA7684" w14:textId="77777777" w:rsidR="004D688F" w:rsidRDefault="004D688F" w:rsidP="007E546F">
            <w:pPr>
              <w:spacing w:after="0" w:line="240" w:lineRule="auto"/>
              <w:jc w:val="center"/>
            </w:pPr>
            <w:r>
              <w:rPr>
                <w:sz w:val="18"/>
                <w:szCs w:val="18"/>
              </w:rPr>
              <w:t>[ 0.013, 0.142]</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016CC3" w14:textId="77777777" w:rsidR="004D688F" w:rsidRDefault="004D688F" w:rsidP="007E546F">
            <w:pPr>
              <w:spacing w:after="0" w:line="240" w:lineRule="auto"/>
              <w:jc w:val="center"/>
            </w:pPr>
            <w:r>
              <w:rPr>
                <w:sz w:val="18"/>
                <w:szCs w:val="18"/>
              </w:rPr>
              <w:t>+0.088</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B64144" w14:textId="77777777" w:rsidR="004D688F" w:rsidRDefault="004D688F" w:rsidP="007E546F">
            <w:pPr>
              <w:spacing w:after="0" w:line="240" w:lineRule="auto"/>
              <w:jc w:val="center"/>
            </w:pPr>
            <w:r>
              <w:rPr>
                <w:sz w:val="18"/>
                <w:szCs w:val="18"/>
              </w:rPr>
              <w:t>p=0.0044  (42,19)</w:t>
            </w:r>
          </w:p>
        </w:tc>
      </w:tr>
      <w:tr w:rsidR="004D688F" w14:paraId="048B899E"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A4BF0F" w14:textId="77777777" w:rsidR="004D688F" w:rsidRDefault="004D688F" w:rsidP="007E546F">
            <w:pPr>
              <w:spacing w:after="0" w:line="240" w:lineRule="auto"/>
              <w:jc w:val="center"/>
            </w:pPr>
            <w:r>
              <w:rPr>
                <w:sz w:val="18"/>
                <w:szCs w:val="18"/>
              </w:rPr>
              <w:t>L0</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42A0B3" w14:textId="77777777" w:rsidR="004D688F" w:rsidRDefault="004D688F" w:rsidP="007E546F">
            <w:pPr>
              <w:spacing w:after="0" w:line="240" w:lineRule="auto"/>
              <w:jc w:val="center"/>
            </w:pPr>
            <w:r>
              <w:rPr>
                <w:sz w:val="18"/>
                <w:szCs w:val="18"/>
              </w:rPr>
              <w:t>QR</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1BF5C8" w14:textId="77777777" w:rsidR="004D688F" w:rsidRDefault="004D688F" w:rsidP="007E546F">
            <w:pPr>
              <w:spacing w:after="0" w:line="240" w:lineRule="auto"/>
              <w:jc w:val="center"/>
            </w:pPr>
            <w:r>
              <w:rPr>
                <w:sz w:val="18"/>
                <w:szCs w:val="18"/>
              </w:rPr>
              <w:t>+0.105</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B0ABCA" w14:textId="77777777" w:rsidR="004D688F" w:rsidRDefault="004D688F" w:rsidP="007E546F">
            <w:pPr>
              <w:spacing w:after="0" w:line="240" w:lineRule="auto"/>
              <w:jc w:val="center"/>
            </w:pPr>
            <w:r>
              <w:rPr>
                <w:sz w:val="18"/>
                <w:szCs w:val="18"/>
              </w:rPr>
              <w:t>[ 0.042, 0.169]</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BB055B" w14:textId="77777777" w:rsidR="004D688F" w:rsidRDefault="004D688F" w:rsidP="007E546F">
            <w:pPr>
              <w:spacing w:after="0" w:line="240" w:lineRule="auto"/>
              <w:jc w:val="center"/>
            </w:pPr>
            <w:r>
              <w:rPr>
                <w:sz w:val="18"/>
                <w:szCs w:val="18"/>
              </w:rPr>
              <w:t>+0.092</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C9248A" w14:textId="77777777" w:rsidR="004D688F" w:rsidRDefault="004D688F" w:rsidP="007E546F">
            <w:pPr>
              <w:spacing w:after="0" w:line="240" w:lineRule="auto"/>
              <w:jc w:val="center"/>
            </w:pPr>
            <w:r>
              <w:rPr>
                <w:sz w:val="18"/>
                <w:szCs w:val="18"/>
              </w:rPr>
              <w:t>p=0.0056  (47,23)</w:t>
            </w:r>
          </w:p>
        </w:tc>
      </w:tr>
      <w:tr w:rsidR="004D688F" w14:paraId="5608318A"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2B30D0" w14:textId="77777777" w:rsidR="004D688F" w:rsidRDefault="004D688F" w:rsidP="007E546F">
            <w:pPr>
              <w:spacing w:after="0" w:line="240" w:lineRule="auto"/>
              <w:jc w:val="center"/>
            </w:pPr>
            <w:r>
              <w:rPr>
                <w:sz w:val="18"/>
                <w:szCs w:val="18"/>
              </w:rPr>
              <w:t>L0</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FC812B" w14:textId="77777777" w:rsidR="004D688F" w:rsidRDefault="004D688F" w:rsidP="007E546F">
            <w:pPr>
              <w:spacing w:after="0" w:line="240" w:lineRule="auto"/>
              <w:jc w:val="center"/>
            </w:pPr>
            <w:r>
              <w:rPr>
                <w:sz w:val="18"/>
                <w:szCs w:val="18"/>
              </w:rPr>
              <w:t>Q0</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F40DCA" w14:textId="77777777" w:rsidR="004D688F" w:rsidRDefault="004D688F" w:rsidP="007E546F">
            <w:pPr>
              <w:spacing w:after="0" w:line="240" w:lineRule="auto"/>
              <w:jc w:val="center"/>
            </w:pPr>
            <w:r>
              <w:rPr>
                <w:sz w:val="18"/>
                <w:szCs w:val="18"/>
              </w:rPr>
              <w:t>+0.061</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C1B693" w14:textId="77777777" w:rsidR="004D688F" w:rsidRDefault="004D688F" w:rsidP="007E546F">
            <w:pPr>
              <w:spacing w:after="0" w:line="240" w:lineRule="auto"/>
              <w:jc w:val="center"/>
            </w:pPr>
            <w:r>
              <w:rPr>
                <w:sz w:val="18"/>
                <w:szCs w:val="18"/>
              </w:rPr>
              <w:t>[-0.002, 0.125]</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862E73" w14:textId="77777777" w:rsidR="004D688F" w:rsidRDefault="004D688F" w:rsidP="007E546F">
            <w:pPr>
              <w:spacing w:after="0" w:line="240" w:lineRule="auto"/>
              <w:jc w:val="center"/>
            </w:pPr>
            <w:r>
              <w:rPr>
                <w:sz w:val="18"/>
                <w:szCs w:val="18"/>
              </w:rPr>
              <w:t>+0.134</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B0ADCC" w14:textId="77777777" w:rsidR="004D688F" w:rsidRDefault="004D688F" w:rsidP="007E546F">
            <w:pPr>
              <w:spacing w:after="0" w:line="240" w:lineRule="auto"/>
              <w:jc w:val="center"/>
            </w:pPr>
            <w:r>
              <w:rPr>
                <w:sz w:val="18"/>
                <w:szCs w:val="18"/>
              </w:rPr>
              <w:t>p=2.2e-5  (51,16)</w:t>
            </w:r>
          </w:p>
        </w:tc>
      </w:tr>
      <w:tr w:rsidR="004D688F" w14:paraId="6988DF41"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617173" w14:textId="77777777" w:rsidR="004D688F" w:rsidRDefault="004D688F" w:rsidP="007E546F">
            <w:pPr>
              <w:spacing w:after="0" w:line="240" w:lineRule="auto"/>
              <w:jc w:val="center"/>
            </w:pPr>
            <w:r>
              <w:rPr>
                <w:sz w:val="18"/>
                <w:szCs w:val="18"/>
              </w:rPr>
              <w:t>QS</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49F4FD" w14:textId="77777777" w:rsidR="004D688F" w:rsidRDefault="004D688F" w:rsidP="007E546F">
            <w:pPr>
              <w:spacing w:after="0" w:line="240" w:lineRule="auto"/>
              <w:jc w:val="center"/>
            </w:pPr>
            <w:r>
              <w:rPr>
                <w:sz w:val="18"/>
                <w:szCs w:val="18"/>
              </w:rPr>
              <w:t>QR</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4847D4" w14:textId="77777777" w:rsidR="004D688F" w:rsidRDefault="004D688F" w:rsidP="007E546F">
            <w:pPr>
              <w:spacing w:after="0" w:line="240" w:lineRule="auto"/>
              <w:jc w:val="center"/>
            </w:pPr>
            <w:r>
              <w:rPr>
                <w:sz w:val="18"/>
                <w:szCs w:val="18"/>
              </w:rPr>
              <w:t>+0.027</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F87983" w14:textId="77777777" w:rsidR="004D688F" w:rsidRDefault="004D688F" w:rsidP="007E546F">
            <w:pPr>
              <w:spacing w:after="0" w:line="240" w:lineRule="auto"/>
              <w:jc w:val="center"/>
            </w:pPr>
            <w:r>
              <w:rPr>
                <w:sz w:val="18"/>
                <w:szCs w:val="18"/>
              </w:rPr>
              <w:t>[-0.012, 0.069]</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5A8D33" w14:textId="77777777" w:rsidR="004D688F" w:rsidRDefault="004D688F" w:rsidP="007E546F">
            <w:pPr>
              <w:spacing w:after="0" w:line="240" w:lineRule="auto"/>
              <w:jc w:val="center"/>
            </w:pPr>
            <w:r>
              <w:rPr>
                <w:sz w:val="18"/>
                <w:szCs w:val="18"/>
              </w:rPr>
              <w:t>+0.004</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E7CBF9" w14:textId="77777777" w:rsidR="004D688F" w:rsidRDefault="004D688F" w:rsidP="007E546F">
            <w:pPr>
              <w:spacing w:after="0" w:line="240" w:lineRule="auto"/>
              <w:jc w:val="center"/>
            </w:pPr>
            <w:r>
              <w:rPr>
                <w:sz w:val="18"/>
                <w:szCs w:val="18"/>
              </w:rPr>
              <w:t>p=1.000  (16,15)</w:t>
            </w:r>
          </w:p>
        </w:tc>
      </w:tr>
      <w:tr w:rsidR="004D688F" w14:paraId="383BAAD6"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E9AB9C" w14:textId="77777777" w:rsidR="004D688F" w:rsidRDefault="004D688F" w:rsidP="007E546F">
            <w:pPr>
              <w:spacing w:after="0" w:line="240" w:lineRule="auto"/>
              <w:jc w:val="center"/>
            </w:pPr>
            <w:r>
              <w:rPr>
                <w:sz w:val="18"/>
                <w:szCs w:val="18"/>
              </w:rPr>
              <w:t>QS</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696833" w14:textId="77777777" w:rsidR="004D688F" w:rsidRDefault="004D688F" w:rsidP="007E546F">
            <w:pPr>
              <w:spacing w:after="0" w:line="240" w:lineRule="auto"/>
              <w:jc w:val="center"/>
            </w:pPr>
            <w:r>
              <w:rPr>
                <w:sz w:val="18"/>
                <w:szCs w:val="18"/>
              </w:rPr>
              <w:t>Q0</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CF2EE9" w14:textId="77777777" w:rsidR="004D688F" w:rsidRDefault="004D688F" w:rsidP="007E546F">
            <w:pPr>
              <w:spacing w:after="0" w:line="240" w:lineRule="auto"/>
              <w:jc w:val="center"/>
            </w:pPr>
            <w:r>
              <w:rPr>
                <w:sz w:val="18"/>
                <w:szCs w:val="18"/>
              </w:rPr>
              <w:t>-0.017</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479E4C" w14:textId="77777777" w:rsidR="004D688F" w:rsidRDefault="004D688F" w:rsidP="007E546F">
            <w:pPr>
              <w:spacing w:after="0" w:line="240" w:lineRule="auto"/>
              <w:jc w:val="center"/>
            </w:pPr>
            <w:r>
              <w:rPr>
                <w:sz w:val="18"/>
                <w:szCs w:val="18"/>
              </w:rPr>
              <w:t>[-0.050, 0.015]</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0BAFB" w14:textId="77777777" w:rsidR="004D688F" w:rsidRDefault="004D688F" w:rsidP="007E546F">
            <w:pPr>
              <w:spacing w:after="0" w:line="240" w:lineRule="auto"/>
              <w:jc w:val="center"/>
            </w:pPr>
            <w:r>
              <w:rPr>
                <w:sz w:val="18"/>
                <w:szCs w:val="18"/>
              </w:rPr>
              <w:t>+0.046</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61DBD8" w14:textId="77777777" w:rsidR="004D688F" w:rsidRDefault="004D688F" w:rsidP="007E546F">
            <w:pPr>
              <w:spacing w:after="0" w:line="240" w:lineRule="auto"/>
              <w:jc w:val="center"/>
            </w:pPr>
            <w:r>
              <w:rPr>
                <w:sz w:val="18"/>
                <w:szCs w:val="18"/>
              </w:rPr>
              <w:t>p=0.0075  (15, 3)</w:t>
            </w:r>
          </w:p>
        </w:tc>
      </w:tr>
      <w:tr w:rsidR="004D688F" w14:paraId="4C94391B" w14:textId="77777777" w:rsidTr="00EC469D">
        <w:trPr>
          <w:jc w:val="center"/>
        </w:trPr>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5A483" w14:textId="77777777" w:rsidR="004D688F" w:rsidRDefault="004D688F" w:rsidP="007E546F">
            <w:pPr>
              <w:spacing w:after="0" w:line="240" w:lineRule="auto"/>
              <w:jc w:val="center"/>
            </w:pPr>
            <w:r>
              <w:rPr>
                <w:sz w:val="18"/>
                <w:szCs w:val="18"/>
              </w:rPr>
              <w:t>QR</w:t>
            </w:r>
          </w:p>
        </w:tc>
        <w:tc>
          <w:tcPr>
            <w:tcW w:w="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552E73" w14:textId="77777777" w:rsidR="004D688F" w:rsidRDefault="004D688F" w:rsidP="007E546F">
            <w:pPr>
              <w:spacing w:after="0" w:line="240" w:lineRule="auto"/>
              <w:jc w:val="center"/>
            </w:pPr>
            <w:r>
              <w:rPr>
                <w:sz w:val="18"/>
                <w:szCs w:val="18"/>
              </w:rPr>
              <w:t>Q0</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E3CB18" w14:textId="77777777" w:rsidR="004D688F" w:rsidRDefault="004D688F" w:rsidP="007E546F">
            <w:pPr>
              <w:spacing w:after="0" w:line="240" w:lineRule="auto"/>
              <w:jc w:val="center"/>
            </w:pPr>
            <w:r>
              <w:rPr>
                <w:sz w:val="18"/>
                <w:szCs w:val="18"/>
              </w:rPr>
              <w:t>-0.044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F31EFA" w14:textId="77777777" w:rsidR="004D688F" w:rsidRDefault="004D688F" w:rsidP="007E546F">
            <w:pPr>
              <w:spacing w:after="0" w:line="240" w:lineRule="auto"/>
              <w:jc w:val="center"/>
            </w:pPr>
            <w:r>
              <w:rPr>
                <w:sz w:val="18"/>
                <w:szCs w:val="18"/>
              </w:rPr>
              <w:t>[-0.082,-0.004]</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F82CB1" w14:textId="77777777" w:rsidR="004D688F" w:rsidRDefault="004D688F" w:rsidP="007E546F">
            <w:pPr>
              <w:spacing w:after="0" w:line="240" w:lineRule="auto"/>
              <w:jc w:val="center"/>
            </w:pPr>
            <w:r>
              <w:rPr>
                <w:sz w:val="18"/>
                <w:szCs w:val="18"/>
              </w:rPr>
              <w:t>+0.042</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D77445" w14:textId="77777777" w:rsidR="004D688F" w:rsidRDefault="004D688F" w:rsidP="00B00A2C">
            <w:pPr>
              <w:keepNext/>
              <w:spacing w:after="0" w:line="240" w:lineRule="auto"/>
              <w:jc w:val="center"/>
            </w:pPr>
            <w:r>
              <w:rPr>
                <w:sz w:val="18"/>
                <w:szCs w:val="18"/>
              </w:rPr>
              <w:t>p=0.108  (25,14)</w:t>
            </w:r>
          </w:p>
        </w:tc>
      </w:tr>
    </w:tbl>
    <w:p w14:paraId="6D5FA9EE" w14:textId="77777777" w:rsidR="004D688F" w:rsidRDefault="00B00A2C" w:rsidP="00B00A2C">
      <w:pPr>
        <w:pStyle w:val="Caption"/>
      </w:pPr>
      <w:r>
        <w:t xml:space="preserve">Table </w:t>
      </w:r>
      <w:r>
        <w:fldChar w:fldCharType="begin"/>
      </w:r>
      <w:r>
        <w:instrText xml:space="preserve"> SEQ Table \* ARABIC </w:instrText>
      </w:r>
      <w:r>
        <w:fldChar w:fldCharType="separate"/>
      </w:r>
      <w:r>
        <w:rPr>
          <w:noProof/>
        </w:rPr>
        <w:t>17</w:t>
      </w:r>
      <w:r>
        <w:fldChar w:fldCharType="end"/>
      </w:r>
      <w:r>
        <w:t>: Pairwise significance tests across the 36 ordered pairs of the nine experimental cells. MAE diff is mean(A) − mean(B) on the intersection set; the CI excludes zero where the difference is significant at α = 0.05. Emo acc diff is acc(A) − acc(B); McNemar p is the two-sided exact-test p-value, with (b, c) denoting the discordant-pair counts (A correct / B wrong) and (A wrong / B correct).</w:t>
      </w:r>
    </w:p>
    <w:p w14:paraId="0A070999" w14:textId="77777777" w:rsidR="00F52DE9" w:rsidRDefault="00F52DE9" w:rsidP="00F52DE9">
      <w:pPr>
        <w:pStyle w:val="Heading1"/>
      </w:pPr>
      <w:bookmarkStart w:id="274" w:name="_Toc229700358"/>
      <w:r>
        <w:t>Appendix E: Confusion Matrices for the Recommended Cells</w:t>
      </w:r>
      <w:bookmarkEnd w:id="274"/>
    </w:p>
    <w:p w14:paraId="4B07E8E8" w14:textId="77777777" w:rsidR="00F52DE9" w:rsidRDefault="00F52DE9" w:rsidP="002E6B60">
      <w:r>
        <w:t>This appendix reproduces the per-class confusion matrices for the three cells identified as production candidates in Section 5.8: Llama 3.3 70B Instruct in static few-shot, Qwen2.5-72B-Instruct in static few-shot, and Llama 3.3 70B Instruct in retrieved few-shot. Both label dimensions over which the cells are differentiated — emotion and aspect — are shown. The matrices are computed on each cell's own predicted set (full coverage), not on the intersection set. The remaining twelve confusion matrices for the six non-recommended cells are stored as PNG files alongside the parquet artefacts in apps/benchmark/results/ and are not reproduced here</w:t>
      </w:r>
    </w:p>
    <w:tbl>
      <w:tblPr>
        <w:tblW w:w="9972" w:type="dxa"/>
        <w:jc w:val="center"/>
        <w:tblLayout w:type="fixed"/>
        <w:tblLook w:val="04A0" w:firstRow="1" w:lastRow="0" w:firstColumn="1" w:lastColumn="0" w:noHBand="0" w:noVBand="1"/>
      </w:tblPr>
      <w:tblGrid>
        <w:gridCol w:w="4986"/>
        <w:gridCol w:w="4986"/>
      </w:tblGrid>
      <w:tr w:rsidR="002E6B60" w14:paraId="0CFEE357" w14:textId="77777777" w:rsidTr="007E546F">
        <w:trPr>
          <w:cantSplit/>
          <w:jc w:val="center"/>
        </w:trPr>
        <w:tc>
          <w:tcPr>
            <w:tcW w:w="4986" w:type="dxa"/>
            <w:tcMar>
              <w:top w:w="80" w:type="dxa"/>
              <w:left w:w="80" w:type="dxa"/>
              <w:bottom w:w="80" w:type="dxa"/>
              <w:right w:w="80" w:type="dxa"/>
            </w:tcMar>
          </w:tcPr>
          <w:p w14:paraId="097EDA36" w14:textId="77777777" w:rsidR="002E6B60" w:rsidRDefault="002E6B60" w:rsidP="007E546F">
            <w:pPr>
              <w:spacing w:after="60"/>
              <w:jc w:val="center"/>
            </w:pPr>
            <w:r>
              <w:rPr>
                <w:noProof/>
              </w:rPr>
              <w:drawing>
                <wp:inline distT="0" distB="0" distL="0" distR="0" wp14:anchorId="5B82BDFA" wp14:editId="41BF03DA">
                  <wp:extent cx="2743200" cy="2286000"/>
                  <wp:effectExtent l="0" t="0" r="0" b="0"/>
                  <wp:docPr id="9100" name="Picture 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Picture 9100"/>
                          <pic:cNvPicPr/>
                        </pic:nvPicPr>
                        <pic:blipFill>
                          <a:blip r:embed="rId63"/>
                          <a:stretch>
                            <a:fillRect/>
                          </a:stretch>
                        </pic:blipFill>
                        <pic:spPr>
                          <a:xfrm>
                            <a:off x="0" y="0"/>
                            <a:ext cx="2743200" cy="2286000"/>
                          </a:xfrm>
                          <a:prstGeom prst="rect">
                            <a:avLst/>
                          </a:prstGeom>
                        </pic:spPr>
                      </pic:pic>
                    </a:graphicData>
                  </a:graphic>
                </wp:inline>
              </w:drawing>
            </w:r>
          </w:p>
          <w:p w14:paraId="6285F97F" w14:textId="77777777" w:rsidR="002E6B60" w:rsidRDefault="002E6B60" w:rsidP="007E546F">
            <w:pPr>
              <w:pStyle w:val="Caption"/>
              <w:spacing w:after="120"/>
            </w:pPr>
            <w:r>
              <w:t>Figure E.1: Llama 3.3 70B Instruct, static few-shot — emotion</w:t>
            </w:r>
          </w:p>
        </w:tc>
        <w:tc>
          <w:tcPr>
            <w:tcW w:w="4986" w:type="dxa"/>
            <w:tcMar>
              <w:top w:w="80" w:type="dxa"/>
              <w:left w:w="80" w:type="dxa"/>
              <w:bottom w:w="80" w:type="dxa"/>
              <w:right w:w="80" w:type="dxa"/>
            </w:tcMar>
          </w:tcPr>
          <w:p w14:paraId="48C15999" w14:textId="77777777" w:rsidR="002E6B60" w:rsidRDefault="002E6B60" w:rsidP="007E546F">
            <w:pPr>
              <w:spacing w:after="60"/>
              <w:jc w:val="center"/>
            </w:pPr>
            <w:r>
              <w:rPr>
                <w:noProof/>
              </w:rPr>
              <w:drawing>
                <wp:inline distT="0" distB="0" distL="0" distR="0" wp14:anchorId="5803887A" wp14:editId="1A9798B3">
                  <wp:extent cx="2743200" cy="2286000"/>
                  <wp:effectExtent l="0" t="0" r="0" b="0"/>
                  <wp:docPr id="9101" name="Picture 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Picture 9101"/>
                          <pic:cNvPicPr/>
                        </pic:nvPicPr>
                        <pic:blipFill>
                          <a:blip r:embed="rId64"/>
                          <a:stretch>
                            <a:fillRect/>
                          </a:stretch>
                        </pic:blipFill>
                        <pic:spPr>
                          <a:xfrm>
                            <a:off x="0" y="0"/>
                            <a:ext cx="2743200" cy="2286000"/>
                          </a:xfrm>
                          <a:prstGeom prst="rect">
                            <a:avLst/>
                          </a:prstGeom>
                        </pic:spPr>
                      </pic:pic>
                    </a:graphicData>
                  </a:graphic>
                </wp:inline>
              </w:drawing>
            </w:r>
          </w:p>
          <w:p w14:paraId="3C9721F7" w14:textId="77777777" w:rsidR="002E6B60" w:rsidRDefault="002E6B60" w:rsidP="007E546F">
            <w:pPr>
              <w:pStyle w:val="Caption"/>
              <w:spacing w:after="120"/>
            </w:pPr>
            <w:r>
              <w:t>Figure E.2: Llama 3.3 70B Instruct, static few-shot — aspect</w:t>
            </w:r>
          </w:p>
        </w:tc>
      </w:tr>
      <w:tr w:rsidR="002E6B60" w14:paraId="45C81A39" w14:textId="77777777" w:rsidTr="007E546F">
        <w:trPr>
          <w:cantSplit/>
          <w:jc w:val="center"/>
        </w:trPr>
        <w:tc>
          <w:tcPr>
            <w:tcW w:w="4986" w:type="dxa"/>
            <w:tcMar>
              <w:top w:w="80" w:type="dxa"/>
              <w:left w:w="80" w:type="dxa"/>
              <w:bottom w:w="80" w:type="dxa"/>
              <w:right w:w="80" w:type="dxa"/>
            </w:tcMar>
          </w:tcPr>
          <w:p w14:paraId="29643595" w14:textId="77777777" w:rsidR="002E6B60" w:rsidRDefault="002E6B60" w:rsidP="007E546F">
            <w:pPr>
              <w:spacing w:after="60"/>
              <w:jc w:val="center"/>
            </w:pPr>
            <w:r>
              <w:rPr>
                <w:noProof/>
              </w:rPr>
              <w:lastRenderedPageBreak/>
              <w:drawing>
                <wp:inline distT="0" distB="0" distL="0" distR="0" wp14:anchorId="44C9BF7A" wp14:editId="0AC38ADC">
                  <wp:extent cx="2743200" cy="2286000"/>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Picture 9102"/>
                          <pic:cNvPicPr/>
                        </pic:nvPicPr>
                        <pic:blipFill>
                          <a:blip r:embed="rId65"/>
                          <a:stretch>
                            <a:fillRect/>
                          </a:stretch>
                        </pic:blipFill>
                        <pic:spPr>
                          <a:xfrm>
                            <a:off x="0" y="0"/>
                            <a:ext cx="2743200" cy="2286000"/>
                          </a:xfrm>
                          <a:prstGeom prst="rect">
                            <a:avLst/>
                          </a:prstGeom>
                        </pic:spPr>
                      </pic:pic>
                    </a:graphicData>
                  </a:graphic>
                </wp:inline>
              </w:drawing>
            </w:r>
          </w:p>
          <w:p w14:paraId="046858B8" w14:textId="77777777" w:rsidR="002E6B60" w:rsidRDefault="002E6B60" w:rsidP="007E546F">
            <w:pPr>
              <w:pStyle w:val="Caption"/>
              <w:spacing w:after="120"/>
            </w:pPr>
            <w:r>
              <w:t>Figure E.3: Qwen2.5-72B-Instruct, static few-shot — emotion</w:t>
            </w:r>
          </w:p>
        </w:tc>
        <w:tc>
          <w:tcPr>
            <w:tcW w:w="4986" w:type="dxa"/>
            <w:tcMar>
              <w:top w:w="80" w:type="dxa"/>
              <w:left w:w="80" w:type="dxa"/>
              <w:bottom w:w="80" w:type="dxa"/>
              <w:right w:w="80" w:type="dxa"/>
            </w:tcMar>
          </w:tcPr>
          <w:p w14:paraId="3220382D" w14:textId="77777777" w:rsidR="002E6B60" w:rsidRDefault="002E6B60" w:rsidP="007E546F">
            <w:pPr>
              <w:spacing w:after="60"/>
              <w:jc w:val="center"/>
            </w:pPr>
            <w:r>
              <w:rPr>
                <w:noProof/>
              </w:rPr>
              <w:drawing>
                <wp:inline distT="0" distB="0" distL="0" distR="0" wp14:anchorId="0AB2BDBE" wp14:editId="0625CEC2">
                  <wp:extent cx="2743200" cy="2286000"/>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Picture 9103"/>
                          <pic:cNvPicPr/>
                        </pic:nvPicPr>
                        <pic:blipFill>
                          <a:blip r:embed="rId66"/>
                          <a:stretch>
                            <a:fillRect/>
                          </a:stretch>
                        </pic:blipFill>
                        <pic:spPr>
                          <a:xfrm>
                            <a:off x="0" y="0"/>
                            <a:ext cx="2743200" cy="2286000"/>
                          </a:xfrm>
                          <a:prstGeom prst="rect">
                            <a:avLst/>
                          </a:prstGeom>
                        </pic:spPr>
                      </pic:pic>
                    </a:graphicData>
                  </a:graphic>
                </wp:inline>
              </w:drawing>
            </w:r>
          </w:p>
          <w:p w14:paraId="1917EC11" w14:textId="77777777" w:rsidR="002E6B60" w:rsidRDefault="002E6B60" w:rsidP="007E546F">
            <w:pPr>
              <w:pStyle w:val="Caption"/>
              <w:spacing w:after="120"/>
            </w:pPr>
            <w:r>
              <w:t>Figure E.4: Qwen2.5-72B-Instruct, static few-shot — aspect</w:t>
            </w:r>
          </w:p>
        </w:tc>
      </w:tr>
      <w:tr w:rsidR="002E6B60" w14:paraId="29CB3484" w14:textId="77777777" w:rsidTr="007E546F">
        <w:trPr>
          <w:cantSplit/>
          <w:jc w:val="center"/>
        </w:trPr>
        <w:tc>
          <w:tcPr>
            <w:tcW w:w="4986" w:type="dxa"/>
            <w:tcMar>
              <w:top w:w="80" w:type="dxa"/>
              <w:left w:w="80" w:type="dxa"/>
              <w:bottom w:w="80" w:type="dxa"/>
              <w:right w:w="80" w:type="dxa"/>
            </w:tcMar>
          </w:tcPr>
          <w:p w14:paraId="28A2D294" w14:textId="77777777" w:rsidR="002E6B60" w:rsidRDefault="002E6B60" w:rsidP="007E546F">
            <w:pPr>
              <w:spacing w:after="60"/>
              <w:jc w:val="center"/>
            </w:pPr>
            <w:r>
              <w:rPr>
                <w:noProof/>
              </w:rPr>
              <w:drawing>
                <wp:inline distT="0" distB="0" distL="0" distR="0" wp14:anchorId="7379ACCF" wp14:editId="1DE77437">
                  <wp:extent cx="2743200" cy="2286000"/>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Picture 9104"/>
                          <pic:cNvPicPr/>
                        </pic:nvPicPr>
                        <pic:blipFill>
                          <a:blip r:embed="rId67"/>
                          <a:stretch>
                            <a:fillRect/>
                          </a:stretch>
                        </pic:blipFill>
                        <pic:spPr>
                          <a:xfrm>
                            <a:off x="0" y="0"/>
                            <a:ext cx="2743200" cy="2286000"/>
                          </a:xfrm>
                          <a:prstGeom prst="rect">
                            <a:avLst/>
                          </a:prstGeom>
                        </pic:spPr>
                      </pic:pic>
                    </a:graphicData>
                  </a:graphic>
                </wp:inline>
              </w:drawing>
            </w:r>
          </w:p>
          <w:p w14:paraId="09753164" w14:textId="77777777" w:rsidR="002E6B60" w:rsidRDefault="002E6B60" w:rsidP="007E546F">
            <w:pPr>
              <w:pStyle w:val="Caption"/>
              <w:spacing w:after="120"/>
            </w:pPr>
            <w:r>
              <w:t>Figure E.5: Llama 3.3 70B Instruct, retrieved few-shot — emotion</w:t>
            </w:r>
          </w:p>
        </w:tc>
        <w:tc>
          <w:tcPr>
            <w:tcW w:w="4986" w:type="dxa"/>
            <w:tcMar>
              <w:top w:w="80" w:type="dxa"/>
              <w:left w:w="80" w:type="dxa"/>
              <w:bottom w:w="80" w:type="dxa"/>
              <w:right w:w="80" w:type="dxa"/>
            </w:tcMar>
          </w:tcPr>
          <w:p w14:paraId="6FF47097" w14:textId="77777777" w:rsidR="002E6B60" w:rsidRDefault="002E6B60" w:rsidP="007E546F">
            <w:pPr>
              <w:spacing w:after="60"/>
              <w:jc w:val="center"/>
            </w:pPr>
            <w:r>
              <w:rPr>
                <w:noProof/>
              </w:rPr>
              <w:drawing>
                <wp:inline distT="0" distB="0" distL="0" distR="0" wp14:anchorId="536234ED" wp14:editId="799544DB">
                  <wp:extent cx="2743200" cy="2286000"/>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Picture 9105"/>
                          <pic:cNvPicPr/>
                        </pic:nvPicPr>
                        <pic:blipFill>
                          <a:blip r:embed="rId68"/>
                          <a:stretch>
                            <a:fillRect/>
                          </a:stretch>
                        </pic:blipFill>
                        <pic:spPr>
                          <a:xfrm>
                            <a:off x="0" y="0"/>
                            <a:ext cx="2743200" cy="2286000"/>
                          </a:xfrm>
                          <a:prstGeom prst="rect">
                            <a:avLst/>
                          </a:prstGeom>
                        </pic:spPr>
                      </pic:pic>
                    </a:graphicData>
                  </a:graphic>
                </wp:inline>
              </w:drawing>
            </w:r>
          </w:p>
          <w:p w14:paraId="0F903197" w14:textId="77777777" w:rsidR="002E6B60" w:rsidRDefault="002E6B60" w:rsidP="007E546F">
            <w:pPr>
              <w:pStyle w:val="Caption"/>
              <w:spacing w:after="120"/>
            </w:pPr>
            <w:r>
              <w:t>Figure E.6: Llama 3.3 70B Instruct, retrieved few-shot — aspect</w:t>
            </w:r>
          </w:p>
        </w:tc>
      </w:tr>
    </w:tbl>
    <w:p w14:paraId="73AA6A71" w14:textId="77777777" w:rsidR="002E6B60" w:rsidRDefault="002E6B60" w:rsidP="002E6B60"/>
    <w:p w14:paraId="6BC25D9F" w14:textId="77777777" w:rsidR="00F23EAC" w:rsidRDefault="00000000">
      <w:pPr>
        <w:pStyle w:val="Heading1"/>
        <w:rPr>
          <w:ins w:id="275" w:author="Claude" w:date="2026-05-15T00:00:00Z"/>
        </w:rPr>
      </w:pPr>
      <w:ins w:id="276" w:author="Claude" w:date="2026-05-15T00:00:00Z">
        <w:r>
          <w:t>Appendix F: Prompt Templates</w:t>
        </w:r>
      </w:ins>
    </w:p>
    <w:p w14:paraId="1A8E7E3F" w14:textId="77777777" w:rsidR="00F23EAC" w:rsidRDefault="00000000">
      <w:pPr>
        <w:spacing w:after="120"/>
        <w:jc w:val="both"/>
        <w:rPr>
          <w:ins w:id="277" w:author="Claude" w:date="2026-05-15T00:00:00Z"/>
        </w:rPr>
      </w:pPr>
      <w:ins w:id="278" w:author="Claude" w:date="2026-05-15T00:00:00Z">
        <w:r>
          <w:t>All three benchmark regimes share a single base system prompt, materialised from apps/llm/prompts/sentiment.py::build_system_prompt(). The zero-shot regime is a literal passthrough of the base prompt; the two few-shot regimes append a fixed (static) or per-post (retrieved) exemplar block, formatted by the wrappers in apps/benchmark/benchmark/prompts/. The verbatim text is reproduced below for reproducibility; the prompt_template_hash recorded in every parquet row is the SHA of the materialised prompt at inference time.</w:t>
        </w:r>
      </w:ins>
    </w:p>
    <w:p w14:paraId="678DF680" w14:textId="77777777" w:rsidR="00F23EAC" w:rsidRDefault="00000000">
      <w:pPr>
        <w:pStyle w:val="Heading2"/>
        <w:spacing w:before="220" w:after="120"/>
        <w:rPr>
          <w:ins w:id="279" w:author="Claude" w:date="2026-05-15T00:00:00Z"/>
        </w:rPr>
      </w:pPr>
      <w:ins w:id="280" w:author="Claude" w:date="2026-05-15T00:00:00Z">
        <w:r>
          <w:t>F.1 System prompt (zero-shot baseline)</w:t>
        </w:r>
      </w:ins>
    </w:p>
    <w:p w14:paraId="4C366E81" w14:textId="77777777" w:rsidR="00F23EAC" w:rsidRDefault="00000000">
      <w:pPr>
        <w:spacing w:after="120"/>
        <w:jc w:val="both"/>
        <w:rPr>
          <w:ins w:id="281" w:author="Claude" w:date="2026-05-15T00:00:00Z"/>
        </w:rPr>
      </w:pPr>
      <w:ins w:id="282" w:author="Claude" w:date="2026-05-15T00:00:00Z">
        <w:r>
          <w:t>The text below is the verbatim output of build_system_prompt() with brand_name, brand_industry, and keywords unset. When brand context is supplied at the API level, the four-line “Brand context for this analysis:” block reproduced at the end of this section is appended; the rest of the prompt is unchanged.</w:t>
        </w:r>
      </w:ins>
    </w:p>
    <w:p w14:paraId="5F3A3B2E" w14:textId="77777777" w:rsidR="00F23EAC" w:rsidRDefault="00000000">
      <w:pPr>
        <w:spacing w:after="60"/>
        <w:ind w:left="360"/>
        <w:rPr>
          <w:ins w:id="283" w:author="Claude" w:date="2026-05-15T00:00:00Z"/>
        </w:rPr>
      </w:pPr>
      <w:ins w:id="284" w:author="Claude" w:date="2026-05-15T00:00:00Z">
        <w:r>
          <w:rPr>
            <w:rFonts w:ascii="Consolas" w:hAnsi="Consolas" w:cs="Consolas"/>
            <w:sz w:val="18"/>
            <w:szCs w:val="18"/>
          </w:rPr>
          <w:lastRenderedPageBreak/>
          <w:t>You are a sentiment analysis engine for brand health monitoring.</w:t>
        </w:r>
      </w:ins>
    </w:p>
    <w:p w14:paraId="57FD3843" w14:textId="77777777" w:rsidR="00F23EAC" w:rsidRDefault="00000000">
      <w:pPr>
        <w:spacing w:after="60"/>
        <w:ind w:left="360"/>
        <w:rPr>
          <w:ins w:id="285" w:author="Claude" w:date="2026-05-15T00:00:00Z"/>
        </w:rPr>
      </w:pPr>
      <w:ins w:id="286" w:author="Claude" w:date="2026-05-15T00:00:00Z">
        <w:r>
          <w:rPr>
            <w:rFonts w:ascii="Consolas" w:hAnsi="Consolas" w:cs="Consolas"/>
            <w:sz w:val="18"/>
            <w:szCs w:val="18"/>
          </w:rPr>
          <w:t xml:space="preserve"> </w:t>
        </w:r>
      </w:ins>
    </w:p>
    <w:p w14:paraId="28645967" w14:textId="77777777" w:rsidR="00F23EAC" w:rsidRDefault="00000000">
      <w:pPr>
        <w:spacing w:after="60"/>
        <w:ind w:left="360"/>
        <w:rPr>
          <w:ins w:id="287" w:author="Claude" w:date="2026-05-15T00:00:00Z"/>
        </w:rPr>
      </w:pPr>
      <w:ins w:id="288" w:author="Claude" w:date="2026-05-15T00:00:00Z">
        <w:r>
          <w:rPr>
            <w:rFonts w:ascii="Consolas" w:hAnsi="Consolas" w:cs="Consolas"/>
            <w:sz w:val="18"/>
            <w:szCs w:val="18"/>
          </w:rPr>
          <w:t>First decide if the post carries any signal a marketing team could learn from.</w:t>
        </w:r>
      </w:ins>
    </w:p>
    <w:p w14:paraId="2CC68FF2" w14:textId="77777777" w:rsidR="00F23EAC" w:rsidRDefault="00000000">
      <w:pPr>
        <w:spacing w:after="60"/>
        <w:ind w:left="360"/>
        <w:rPr>
          <w:ins w:id="289" w:author="Claude" w:date="2026-05-15T00:00:00Z"/>
        </w:rPr>
      </w:pPr>
      <w:ins w:id="290" w:author="Claude" w:date="2026-05-15T00:00:00Z">
        <w:r>
          <w:rPr>
            <w:rFonts w:ascii="Consolas" w:hAnsi="Consolas" w:cs="Consolas"/>
            <w:sz w:val="18"/>
            <w:szCs w:val="18"/>
          </w:rPr>
          <w:t xml:space="preserve"> </w:t>
        </w:r>
      </w:ins>
    </w:p>
    <w:p w14:paraId="588D1459" w14:textId="77777777" w:rsidR="00F23EAC" w:rsidRDefault="00000000">
      <w:pPr>
        <w:spacing w:after="60"/>
        <w:ind w:left="360"/>
        <w:rPr>
          <w:ins w:id="291" w:author="Claude" w:date="2026-05-15T00:00:00Z"/>
        </w:rPr>
      </w:pPr>
      <w:ins w:id="292" w:author="Claude" w:date="2026-05-15T00:00:00Z">
        <w:r>
          <w:rPr>
            <w:rFonts w:ascii="Consolas" w:hAnsi="Consolas" w:cs="Consolas"/>
            <w:sz w:val="18"/>
            <w:szCs w:val="18"/>
          </w:rPr>
          <w:t>A post is RELEVANT if it mentions the brand or a related keyword AND carries any</w:t>
        </w:r>
      </w:ins>
    </w:p>
    <w:p w14:paraId="37528794" w14:textId="77777777" w:rsidR="00F23EAC" w:rsidRDefault="00000000">
      <w:pPr>
        <w:spacing w:after="60"/>
        <w:ind w:left="360"/>
        <w:rPr>
          <w:ins w:id="293" w:author="Claude" w:date="2026-05-15T00:00:00Z"/>
        </w:rPr>
      </w:pPr>
      <w:ins w:id="294" w:author="Claude" w:date="2026-05-15T00:00:00Z">
        <w:r>
          <w:rPr>
            <w:rFonts w:ascii="Consolas" w:hAnsi="Consolas" w:cs="Consolas"/>
            <w:sz w:val="18"/>
            <w:szCs w:val="18"/>
          </w:rPr>
          <w:t>opinion, experience, comparison, or emotion - even a passing or mild one. Passing</w:t>
        </w:r>
      </w:ins>
    </w:p>
    <w:p w14:paraId="74280C28" w14:textId="77777777" w:rsidR="00F23EAC" w:rsidRDefault="00000000">
      <w:pPr>
        <w:spacing w:after="60"/>
        <w:ind w:left="360"/>
        <w:rPr>
          <w:ins w:id="295" w:author="Claude" w:date="2026-05-15T00:00:00Z"/>
        </w:rPr>
      </w:pPr>
      <w:ins w:id="296" w:author="Claude" w:date="2026-05-15T00:00:00Z">
        <w:r>
          <w:rPr>
            <w:rFonts w:ascii="Consolas" w:hAnsi="Consolas" w:cs="Consolas"/>
            <w:sz w:val="18"/>
            <w:szCs w:val="18"/>
          </w:rPr>
          <w:t>mentions with sentiment (”grabbed a coffee at Starbucks, service was slow”) ARE</w:t>
        </w:r>
      </w:ins>
    </w:p>
    <w:p w14:paraId="3F67611A" w14:textId="77777777" w:rsidR="00F23EAC" w:rsidRDefault="00000000">
      <w:pPr>
        <w:spacing w:after="60"/>
        <w:ind w:left="360"/>
        <w:rPr>
          <w:ins w:id="297" w:author="Claude" w:date="2026-05-15T00:00:00Z"/>
        </w:rPr>
      </w:pPr>
      <w:ins w:id="298" w:author="Claude" w:date="2026-05-15T00:00:00Z">
        <w:r>
          <w:rPr>
            <w:rFonts w:ascii="Consolas" w:hAnsi="Consolas" w:cs="Consolas"/>
            <w:sz w:val="18"/>
            <w:szCs w:val="18"/>
          </w:rPr>
          <w:t>relevant: that is exactly the signal marketers want. Default to RELEVANT whenever</w:t>
        </w:r>
      </w:ins>
    </w:p>
    <w:p w14:paraId="7C0504F9" w14:textId="77777777" w:rsidR="00F23EAC" w:rsidRDefault="00000000">
      <w:pPr>
        <w:spacing w:after="60"/>
        <w:ind w:left="360"/>
        <w:rPr>
          <w:ins w:id="299" w:author="Claude" w:date="2026-05-15T00:00:00Z"/>
        </w:rPr>
      </w:pPr>
      <w:ins w:id="300" w:author="Claude" w:date="2026-05-15T00:00:00Z">
        <w:r>
          <w:rPr>
            <w:rFonts w:ascii="Consolas" w:hAnsi="Consolas" w:cs="Consolas"/>
            <w:sz w:val="18"/>
            <w:szCs w:val="18"/>
          </w:rPr>
          <w:t>you are unsure.</w:t>
        </w:r>
      </w:ins>
    </w:p>
    <w:p w14:paraId="679CBF30" w14:textId="77777777" w:rsidR="00F23EAC" w:rsidRDefault="00000000">
      <w:pPr>
        <w:spacing w:after="60"/>
        <w:ind w:left="360"/>
        <w:rPr>
          <w:ins w:id="301" w:author="Claude" w:date="2026-05-15T00:00:00Z"/>
        </w:rPr>
      </w:pPr>
      <w:ins w:id="302" w:author="Claude" w:date="2026-05-15T00:00:00Z">
        <w:r>
          <w:rPr>
            <w:rFonts w:ascii="Consolas" w:hAnsi="Consolas" w:cs="Consolas"/>
            <w:sz w:val="18"/>
            <w:szCs w:val="18"/>
          </w:rPr>
          <w:t xml:space="preserve"> </w:t>
        </w:r>
      </w:ins>
    </w:p>
    <w:p w14:paraId="035F8283" w14:textId="77777777" w:rsidR="00F23EAC" w:rsidRDefault="00000000">
      <w:pPr>
        <w:spacing w:after="60"/>
        <w:ind w:left="360"/>
        <w:rPr>
          <w:ins w:id="303" w:author="Claude" w:date="2026-05-15T00:00:00Z"/>
        </w:rPr>
      </w:pPr>
      <w:ins w:id="304" w:author="Claude" w:date="2026-05-15T00:00:00Z">
        <w:r>
          <w:rPr>
            <w:rFonts w:ascii="Consolas" w:hAnsi="Consolas" w:cs="Consolas"/>
            <w:sz w:val="18"/>
            <w:szCs w:val="18"/>
          </w:rPr>
          <w:t>A post is IRRELEVANT only in these narrow cases:</w:t>
        </w:r>
      </w:ins>
    </w:p>
    <w:p w14:paraId="021E888D" w14:textId="77777777" w:rsidR="00F23EAC" w:rsidRDefault="00000000">
      <w:pPr>
        <w:spacing w:after="60"/>
        <w:ind w:left="360"/>
        <w:rPr>
          <w:ins w:id="305" w:author="Claude" w:date="2026-05-15T00:00:00Z"/>
        </w:rPr>
      </w:pPr>
      <w:ins w:id="306" w:author="Claude" w:date="2026-05-15T00:00:00Z">
        <w:r>
          <w:rPr>
            <w:rFonts w:ascii="Consolas" w:hAnsi="Consolas" w:cs="Consolas"/>
            <w:sz w:val="18"/>
            <w:szCs w:val="18"/>
          </w:rPr>
          <w:t>- HOMONYM: the keyword clearly refers to something unrelated to the brand</w:t>
        </w:r>
      </w:ins>
    </w:p>
    <w:p w14:paraId="68693C19" w14:textId="77777777" w:rsidR="00F23EAC" w:rsidRDefault="00000000">
      <w:pPr>
        <w:spacing w:after="60"/>
        <w:ind w:left="360"/>
        <w:rPr>
          <w:ins w:id="307" w:author="Claude" w:date="2026-05-15T00:00:00Z"/>
        </w:rPr>
      </w:pPr>
      <w:ins w:id="308" w:author="Claude" w:date="2026-05-15T00:00:00Z">
        <w:r>
          <w:rPr>
            <w:rFonts w:ascii="Consolas" w:hAnsi="Consolas" w:cs="Consolas"/>
            <w:sz w:val="18"/>
            <w:szCs w:val="18"/>
          </w:rPr>
          <w:t xml:space="preserve">  (e.g. ”apple pie recipe” when monitoring Apple Inc., ”nike” referring to</w:t>
        </w:r>
      </w:ins>
    </w:p>
    <w:p w14:paraId="283371BD" w14:textId="77777777" w:rsidR="00F23EAC" w:rsidRDefault="00000000">
      <w:pPr>
        <w:spacing w:after="60"/>
        <w:ind w:left="360"/>
        <w:rPr>
          <w:ins w:id="309" w:author="Claude" w:date="2026-05-15T00:00:00Z"/>
        </w:rPr>
      </w:pPr>
      <w:ins w:id="310" w:author="Claude" w:date="2026-05-15T00:00:00Z">
        <w:r>
          <w:rPr>
            <w:rFonts w:ascii="Consolas" w:hAnsi="Consolas" w:cs="Consolas"/>
            <w:sz w:val="18"/>
            <w:szCs w:val="18"/>
          </w:rPr>
          <w:t xml:space="preserve">  the Greek goddess)</w:t>
        </w:r>
      </w:ins>
    </w:p>
    <w:p w14:paraId="589F244B" w14:textId="77777777" w:rsidR="00F23EAC" w:rsidRDefault="00000000">
      <w:pPr>
        <w:spacing w:after="60"/>
        <w:ind w:left="360"/>
        <w:rPr>
          <w:ins w:id="311" w:author="Claude" w:date="2026-05-15T00:00:00Z"/>
        </w:rPr>
      </w:pPr>
      <w:ins w:id="312" w:author="Claude" w:date="2026-05-15T00:00:00Z">
        <w:r>
          <w:rPr>
            <w:rFonts w:ascii="Consolas" w:hAnsi="Consolas" w:cs="Consolas"/>
            <w:sz w:val="18"/>
            <w:szCs w:val="18"/>
          </w:rPr>
          <w:t>- SPAM: promotional/bot content with no genuine user sentiment</w:t>
        </w:r>
      </w:ins>
    </w:p>
    <w:p w14:paraId="6C4039C5" w14:textId="77777777" w:rsidR="00F23EAC" w:rsidRDefault="00000000">
      <w:pPr>
        <w:spacing w:after="60"/>
        <w:ind w:left="360"/>
        <w:rPr>
          <w:ins w:id="313" w:author="Claude" w:date="2026-05-15T00:00:00Z"/>
        </w:rPr>
      </w:pPr>
      <w:ins w:id="314" w:author="Claude" w:date="2026-05-15T00:00:00Z">
        <w:r>
          <w:rPr>
            <w:rFonts w:ascii="Consolas" w:hAnsi="Consolas" w:cs="Consolas"/>
            <w:sz w:val="18"/>
            <w:szCs w:val="18"/>
          </w:rPr>
          <w:t>- EMPTY: no substantive content after cleaning (just an emoji, ”lol”, a bare URL)</w:t>
        </w:r>
      </w:ins>
    </w:p>
    <w:p w14:paraId="76F52350" w14:textId="77777777" w:rsidR="00F23EAC" w:rsidRDefault="00000000">
      <w:pPr>
        <w:spacing w:after="60"/>
        <w:ind w:left="360"/>
        <w:rPr>
          <w:ins w:id="315" w:author="Claude" w:date="2026-05-15T00:00:00Z"/>
        </w:rPr>
      </w:pPr>
      <w:ins w:id="316" w:author="Claude" w:date="2026-05-15T00:00:00Z">
        <w:r>
          <w:rPr>
            <w:rFonts w:ascii="Consolas" w:hAnsi="Consolas" w:cs="Consolas"/>
            <w:sz w:val="18"/>
            <w:szCs w:val="18"/>
          </w:rPr>
          <w:t>- WRONG_LANGUAGE: written in a language that can’t be meaningfully analyzed</w:t>
        </w:r>
      </w:ins>
    </w:p>
    <w:p w14:paraId="3558B1B8" w14:textId="77777777" w:rsidR="00F23EAC" w:rsidRDefault="00000000">
      <w:pPr>
        <w:spacing w:after="60"/>
        <w:ind w:left="360"/>
        <w:rPr>
          <w:ins w:id="317" w:author="Claude" w:date="2026-05-15T00:00:00Z"/>
        </w:rPr>
      </w:pPr>
      <w:ins w:id="318" w:author="Claude" w:date="2026-05-15T00:00:00Z">
        <w:r>
          <w:rPr>
            <w:rFonts w:ascii="Consolas" w:hAnsi="Consolas" w:cs="Consolas"/>
            <w:sz w:val="18"/>
            <w:szCs w:val="18"/>
          </w:rPr>
          <w:t>- OTHER: any other reason the post truly shouldn’t count toward the brand’s sentiment</w:t>
        </w:r>
      </w:ins>
    </w:p>
    <w:p w14:paraId="26A6AAD9" w14:textId="77777777" w:rsidR="00F23EAC" w:rsidRDefault="00000000">
      <w:pPr>
        <w:spacing w:after="60"/>
        <w:ind w:left="360"/>
        <w:rPr>
          <w:ins w:id="319" w:author="Claude" w:date="2026-05-15T00:00:00Z"/>
        </w:rPr>
      </w:pPr>
      <w:ins w:id="320" w:author="Claude" w:date="2026-05-15T00:00:00Z">
        <w:r>
          <w:rPr>
            <w:rFonts w:ascii="Consolas" w:hAnsi="Consolas" w:cs="Consolas"/>
            <w:sz w:val="18"/>
            <w:szCs w:val="18"/>
          </w:rPr>
          <w:t xml:space="preserve"> </w:t>
        </w:r>
      </w:ins>
    </w:p>
    <w:p w14:paraId="62F519DA" w14:textId="77777777" w:rsidR="00F23EAC" w:rsidRDefault="00000000">
      <w:pPr>
        <w:spacing w:after="60"/>
        <w:ind w:left="360"/>
        <w:rPr>
          <w:ins w:id="321" w:author="Claude" w:date="2026-05-15T00:00:00Z"/>
        </w:rPr>
      </w:pPr>
      <w:ins w:id="322" w:author="Claude" w:date="2026-05-15T00:00:00Z">
        <w:r>
          <w:rPr>
            <w:rFonts w:ascii="Consolas" w:hAnsi="Consolas" w:cs="Consolas"/>
            <w:sz w:val="18"/>
            <w:szCs w:val="18"/>
          </w:rPr>
          <w:t>If the post is IRRELEVANT, set is_relevant=false and pick an irrelevance_reason.</w:t>
        </w:r>
      </w:ins>
    </w:p>
    <w:p w14:paraId="6FEDA3EC" w14:textId="77777777" w:rsidR="00F23EAC" w:rsidRDefault="00000000">
      <w:pPr>
        <w:spacing w:after="60"/>
        <w:ind w:left="360"/>
        <w:rPr>
          <w:ins w:id="323" w:author="Claude" w:date="2026-05-15T00:00:00Z"/>
        </w:rPr>
      </w:pPr>
      <w:ins w:id="324" w:author="Claude" w:date="2026-05-15T00:00:00Z">
        <w:r>
          <w:rPr>
            <w:rFonts w:ascii="Consolas" w:hAnsi="Consolas" w:cs="Consolas"/>
            <w:sz w:val="18"/>
            <w:szCs w:val="18"/>
          </w:rPr>
          <w:t>You may leave score, emotion, and aspect at their defaults (they will be ignored).</w:t>
        </w:r>
      </w:ins>
    </w:p>
    <w:p w14:paraId="0AB68BE0" w14:textId="77777777" w:rsidR="00F23EAC" w:rsidRDefault="00000000">
      <w:pPr>
        <w:spacing w:after="60"/>
        <w:ind w:left="360"/>
        <w:rPr>
          <w:ins w:id="325" w:author="Claude" w:date="2026-05-15T00:00:00Z"/>
        </w:rPr>
      </w:pPr>
      <w:ins w:id="326" w:author="Claude" w:date="2026-05-15T00:00:00Z">
        <w:r>
          <w:rPr>
            <w:rFonts w:ascii="Consolas" w:hAnsi="Consolas" w:cs="Consolas"/>
            <w:sz w:val="18"/>
            <w:szCs w:val="18"/>
          </w:rPr>
          <w:t xml:space="preserve"> </w:t>
        </w:r>
      </w:ins>
    </w:p>
    <w:p w14:paraId="1820BC83" w14:textId="77777777" w:rsidR="00F23EAC" w:rsidRDefault="00000000">
      <w:pPr>
        <w:spacing w:after="60"/>
        <w:ind w:left="360"/>
        <w:rPr>
          <w:ins w:id="327" w:author="Claude" w:date="2026-05-15T00:00:00Z"/>
        </w:rPr>
      </w:pPr>
      <w:ins w:id="328" w:author="Claude" w:date="2026-05-15T00:00:00Z">
        <w:r>
          <w:rPr>
            <w:rFonts w:ascii="Consolas" w:hAnsi="Consolas" w:cs="Consolas"/>
            <w:sz w:val="18"/>
            <w:szCs w:val="18"/>
          </w:rPr>
          <w:t>If the post IS relevant, set is_relevant=true and produce:</w:t>
        </w:r>
      </w:ins>
    </w:p>
    <w:p w14:paraId="3AECA08B" w14:textId="77777777" w:rsidR="00F23EAC" w:rsidRDefault="00000000">
      <w:pPr>
        <w:spacing w:after="60"/>
        <w:ind w:left="360"/>
        <w:rPr>
          <w:ins w:id="329" w:author="Claude" w:date="2026-05-15T00:00:00Z"/>
        </w:rPr>
      </w:pPr>
      <w:ins w:id="330" w:author="Claude" w:date="2026-05-15T00:00:00Z">
        <w:r>
          <w:rPr>
            <w:rFonts w:ascii="Consolas" w:hAnsi="Consolas" w:cs="Consolas"/>
            <w:sz w:val="18"/>
            <w:szCs w:val="18"/>
          </w:rPr>
          <w:t>- score: how positive or negative the sentiment is. Choose exactly one of:</w:t>
        </w:r>
      </w:ins>
    </w:p>
    <w:p w14:paraId="22D7BBC1" w14:textId="77777777" w:rsidR="00F23EAC" w:rsidRDefault="00000000">
      <w:pPr>
        <w:spacing w:after="60"/>
        <w:ind w:left="360"/>
        <w:rPr>
          <w:ins w:id="331" w:author="Claude" w:date="2026-05-15T00:00:00Z"/>
        </w:rPr>
      </w:pPr>
      <w:ins w:id="332" w:author="Claude" w:date="2026-05-15T00:00:00Z">
        <w:r>
          <w:rPr>
            <w:rFonts w:ascii="Consolas" w:hAnsi="Consolas" w:cs="Consolas"/>
            <w:sz w:val="18"/>
            <w:szCs w:val="18"/>
          </w:rPr>
          <w:t xml:space="preserve">    0, 0.5, 1, 1.5, 2, 2.5, 3, 3.5, 4, 4.5, 5</w:t>
        </w:r>
      </w:ins>
    </w:p>
    <w:p w14:paraId="494AAAFD" w14:textId="77777777" w:rsidR="00F23EAC" w:rsidRDefault="00000000">
      <w:pPr>
        <w:spacing w:after="60"/>
        <w:ind w:left="360"/>
        <w:rPr>
          <w:ins w:id="333" w:author="Claude" w:date="2026-05-15T00:00:00Z"/>
        </w:rPr>
      </w:pPr>
      <w:ins w:id="334" w:author="Claude" w:date="2026-05-15T00:00:00Z">
        <w:r>
          <w:rPr>
            <w:rFonts w:ascii="Consolas" w:hAnsi="Consolas" w:cs="Consolas"/>
            <w:sz w:val="18"/>
            <w:szCs w:val="18"/>
          </w:rPr>
          <w:t xml:space="preserve">  Anchors: 0 = extremely negative, 1 = negative, 2 = mildly negative, 2.5 = neutral,</w:t>
        </w:r>
      </w:ins>
    </w:p>
    <w:p w14:paraId="508E7783" w14:textId="77777777" w:rsidR="00F23EAC" w:rsidRDefault="00000000">
      <w:pPr>
        <w:spacing w:after="60"/>
        <w:ind w:left="360"/>
        <w:rPr>
          <w:ins w:id="335" w:author="Claude" w:date="2026-05-15T00:00:00Z"/>
        </w:rPr>
      </w:pPr>
      <w:ins w:id="336" w:author="Claude" w:date="2026-05-15T00:00:00Z">
        <w:r>
          <w:rPr>
            <w:rFonts w:ascii="Consolas" w:hAnsi="Consolas" w:cs="Consolas"/>
            <w:sz w:val="18"/>
            <w:szCs w:val="18"/>
          </w:rPr>
          <w:t xml:space="preserve">  3 = mildly positive, 4 = positive, 5 = extremely positive.</w:t>
        </w:r>
      </w:ins>
    </w:p>
    <w:p w14:paraId="048BC0FF" w14:textId="77777777" w:rsidR="00F23EAC" w:rsidRDefault="00000000">
      <w:pPr>
        <w:spacing w:after="60"/>
        <w:ind w:left="360"/>
        <w:rPr>
          <w:ins w:id="337" w:author="Claude" w:date="2026-05-15T00:00:00Z"/>
        </w:rPr>
      </w:pPr>
      <w:ins w:id="338" w:author="Claude" w:date="2026-05-15T00:00:00Z">
        <w:r>
          <w:rPr>
            <w:rFonts w:ascii="Consolas" w:hAnsi="Consolas" w:cs="Consolas"/>
            <w:sz w:val="18"/>
            <w:szCs w:val="18"/>
          </w:rPr>
          <w:t>- emotion: the single dominant emotion expressed in the post. One of</w:t>
        </w:r>
      </w:ins>
    </w:p>
    <w:p w14:paraId="0077B967" w14:textId="77777777" w:rsidR="00F23EAC" w:rsidRDefault="00000000">
      <w:pPr>
        <w:spacing w:after="60"/>
        <w:ind w:left="360"/>
        <w:rPr>
          <w:ins w:id="339" w:author="Claude" w:date="2026-05-15T00:00:00Z"/>
        </w:rPr>
      </w:pPr>
      <w:ins w:id="340" w:author="Claude" w:date="2026-05-15T00:00:00Z">
        <w:r>
          <w:rPr>
            <w:rFonts w:ascii="Consolas" w:hAnsi="Consolas" w:cs="Consolas"/>
            <w:sz w:val="18"/>
            <w:szCs w:val="18"/>
          </w:rPr>
          <w:t xml:space="preserve">    JOY, ANGER, SADNESS, FEAR, SURPRISE, DISGUST, or NEUTRAL.</w:t>
        </w:r>
      </w:ins>
    </w:p>
    <w:p w14:paraId="0C1051D4" w14:textId="77777777" w:rsidR="00F23EAC" w:rsidRDefault="00000000">
      <w:pPr>
        <w:spacing w:after="60"/>
        <w:ind w:left="360"/>
        <w:rPr>
          <w:ins w:id="341" w:author="Claude" w:date="2026-05-15T00:00:00Z"/>
        </w:rPr>
      </w:pPr>
      <w:ins w:id="342" w:author="Claude" w:date="2026-05-15T00:00:00Z">
        <w:r>
          <w:rPr>
            <w:rFonts w:ascii="Consolas" w:hAnsi="Consolas" w:cs="Consolas"/>
            <w:sz w:val="18"/>
            <w:szCs w:val="18"/>
          </w:rPr>
          <w:t>- aspect: which business aspect the post relates to. Choose exactly one of:</w:t>
        </w:r>
      </w:ins>
    </w:p>
    <w:p w14:paraId="691FE856" w14:textId="77777777" w:rsidR="00F23EAC" w:rsidRDefault="00000000">
      <w:pPr>
        <w:spacing w:after="60"/>
        <w:ind w:left="360"/>
        <w:rPr>
          <w:ins w:id="343" w:author="Claude" w:date="2026-05-15T00:00:00Z"/>
        </w:rPr>
      </w:pPr>
      <w:ins w:id="344" w:author="Claude" w:date="2026-05-15T00:00:00Z">
        <w:r>
          <w:rPr>
            <w:rFonts w:ascii="Consolas" w:hAnsi="Consolas" w:cs="Consolas"/>
            <w:sz w:val="18"/>
            <w:szCs w:val="18"/>
          </w:rPr>
          <w:t xml:space="preserve">    PRODUCT, SERVICE, DELIVERY, PRICING, BRAND, or OTHER.</w:t>
        </w:r>
      </w:ins>
    </w:p>
    <w:p w14:paraId="08212B09" w14:textId="77777777" w:rsidR="00F23EAC" w:rsidRDefault="00000000">
      <w:pPr>
        <w:spacing w:after="60"/>
        <w:ind w:left="360"/>
        <w:rPr>
          <w:ins w:id="345" w:author="Claude" w:date="2026-05-15T00:00:00Z"/>
        </w:rPr>
      </w:pPr>
      <w:ins w:id="346" w:author="Claude" w:date="2026-05-15T00:00:00Z">
        <w:r>
          <w:rPr>
            <w:rFonts w:ascii="Consolas" w:hAnsi="Consolas" w:cs="Consolas"/>
            <w:sz w:val="18"/>
            <w:szCs w:val="18"/>
          </w:rPr>
          <w:t xml:space="preserve"> </w:t>
        </w:r>
      </w:ins>
    </w:p>
    <w:p w14:paraId="7B7CB6D5" w14:textId="77777777" w:rsidR="00F23EAC" w:rsidRDefault="00000000">
      <w:pPr>
        <w:spacing w:after="60"/>
        <w:ind w:left="360"/>
        <w:rPr>
          <w:ins w:id="347" w:author="Claude" w:date="2026-05-15T00:00:00Z"/>
        </w:rPr>
      </w:pPr>
      <w:ins w:id="348" w:author="Claude" w:date="2026-05-15T00:00:00Z">
        <w:r>
          <w:rPr>
            <w:rFonts w:ascii="Consolas" w:hAnsi="Consolas" w:cs="Consolas"/>
            <w:sz w:val="18"/>
            <w:szCs w:val="18"/>
          </w:rPr>
          <w:t>Examples (format: post -&gt; decision):</w:t>
        </w:r>
      </w:ins>
    </w:p>
    <w:p w14:paraId="7A7EFCEA" w14:textId="77777777" w:rsidR="00F23EAC" w:rsidRDefault="00000000">
      <w:pPr>
        <w:spacing w:after="60"/>
        <w:ind w:left="360"/>
        <w:rPr>
          <w:ins w:id="349" w:author="Claude" w:date="2026-05-15T00:00:00Z"/>
        </w:rPr>
      </w:pPr>
      <w:ins w:id="350" w:author="Claude" w:date="2026-05-15T00:00:00Z">
        <w:r>
          <w:rPr>
            <w:rFonts w:ascii="Consolas" w:hAnsi="Consolas" w:cs="Consolas"/>
            <w:sz w:val="18"/>
            <w:szCs w:val="18"/>
          </w:rPr>
          <w:t>1. ”Nike’s new Air Max feels amazing, best cushioning I’ve owned”</w:t>
        </w:r>
      </w:ins>
    </w:p>
    <w:p w14:paraId="74B9A0A7" w14:textId="77777777" w:rsidR="00F23EAC" w:rsidRDefault="00000000">
      <w:pPr>
        <w:spacing w:after="60"/>
        <w:ind w:left="360"/>
        <w:rPr>
          <w:ins w:id="351" w:author="Claude" w:date="2026-05-15T00:00:00Z"/>
        </w:rPr>
      </w:pPr>
      <w:ins w:id="352" w:author="Claude" w:date="2026-05-15T00:00:00Z">
        <w:r>
          <w:rPr>
            <w:rFonts w:ascii="Consolas" w:hAnsi="Consolas" w:cs="Consolas"/>
            <w:sz w:val="18"/>
            <w:szCs w:val="18"/>
          </w:rPr>
          <w:t xml:space="preserve">   -&gt; RELEVANT, score=4.5, emotion=JOY, aspect=PRODUCT</w:t>
        </w:r>
      </w:ins>
    </w:p>
    <w:p w14:paraId="10552C6B" w14:textId="77777777" w:rsidR="00F23EAC" w:rsidRDefault="00000000">
      <w:pPr>
        <w:spacing w:after="60"/>
        <w:ind w:left="360"/>
        <w:rPr>
          <w:ins w:id="353" w:author="Claude" w:date="2026-05-15T00:00:00Z"/>
        </w:rPr>
      </w:pPr>
      <w:ins w:id="354" w:author="Claude" w:date="2026-05-15T00:00:00Z">
        <w:r>
          <w:rPr>
            <w:rFonts w:ascii="Consolas" w:hAnsi="Consolas" w:cs="Consolas"/>
            <w:sz w:val="18"/>
            <w:szCs w:val="18"/>
          </w:rPr>
          <w:t>2. ”grabbed a coffee at Starbucks before work, service was a bit slow today”</w:t>
        </w:r>
      </w:ins>
    </w:p>
    <w:p w14:paraId="2E95C131" w14:textId="77777777" w:rsidR="00F23EAC" w:rsidRDefault="00000000">
      <w:pPr>
        <w:spacing w:after="60"/>
        <w:ind w:left="360"/>
        <w:rPr>
          <w:ins w:id="355" w:author="Claude" w:date="2026-05-15T00:00:00Z"/>
        </w:rPr>
      </w:pPr>
      <w:ins w:id="356" w:author="Claude" w:date="2026-05-15T00:00:00Z">
        <w:r>
          <w:rPr>
            <w:rFonts w:ascii="Consolas" w:hAnsi="Consolas" w:cs="Consolas"/>
            <w:sz w:val="18"/>
            <w:szCs w:val="18"/>
          </w:rPr>
          <w:t xml:space="preserve">   -&gt; RELEVANT (passing mention WITH sentiment), score=2.0, emotion=SADNESS, aspect=SERVICE</w:t>
        </w:r>
      </w:ins>
    </w:p>
    <w:p w14:paraId="422130BE" w14:textId="77777777" w:rsidR="00F23EAC" w:rsidRDefault="00000000">
      <w:pPr>
        <w:spacing w:after="60"/>
        <w:ind w:left="360"/>
        <w:rPr>
          <w:ins w:id="357" w:author="Claude" w:date="2026-05-15T00:00:00Z"/>
        </w:rPr>
      </w:pPr>
      <w:ins w:id="358" w:author="Claude" w:date="2026-05-15T00:00:00Z">
        <w:r>
          <w:rPr>
            <w:rFonts w:ascii="Consolas" w:hAnsi="Consolas" w:cs="Consolas"/>
            <w:sz w:val="18"/>
            <w:szCs w:val="18"/>
          </w:rPr>
          <w:t>3. ”apple pie recipe for Thanksgiving” when monitoring Apple Inc.</w:t>
        </w:r>
      </w:ins>
    </w:p>
    <w:p w14:paraId="0E57CEDB" w14:textId="77777777" w:rsidR="00F23EAC" w:rsidRDefault="00000000">
      <w:pPr>
        <w:spacing w:after="60"/>
        <w:ind w:left="360"/>
        <w:rPr>
          <w:ins w:id="359" w:author="Claude" w:date="2026-05-15T00:00:00Z"/>
        </w:rPr>
      </w:pPr>
      <w:ins w:id="360" w:author="Claude" w:date="2026-05-15T00:00:00Z">
        <w:r>
          <w:rPr>
            <w:rFonts w:ascii="Consolas" w:hAnsi="Consolas" w:cs="Consolas"/>
            <w:sz w:val="18"/>
            <w:szCs w:val="18"/>
          </w:rPr>
          <w:t xml:space="preserve">   -&gt; IRRELEVANT, reason=HOMONYM</w:t>
        </w:r>
      </w:ins>
    </w:p>
    <w:p w14:paraId="59A75543" w14:textId="77777777" w:rsidR="00F23EAC" w:rsidRDefault="00000000">
      <w:pPr>
        <w:spacing w:after="60"/>
        <w:ind w:left="360"/>
        <w:rPr>
          <w:ins w:id="361" w:author="Claude" w:date="2026-05-15T00:00:00Z"/>
        </w:rPr>
      </w:pPr>
      <w:ins w:id="362" w:author="Claude" w:date="2026-05-15T00:00:00Z">
        <w:r>
          <w:rPr>
            <w:rFonts w:ascii="Consolas" w:hAnsi="Consolas" w:cs="Consolas"/>
            <w:sz w:val="18"/>
            <w:szCs w:val="18"/>
          </w:rPr>
          <w:t>4. ”BUY NIKE SHOES NOW! link in bio” -&gt; IRRELEVANT, reason=SPAM</w:t>
        </w:r>
      </w:ins>
    </w:p>
    <w:p w14:paraId="037EE3E7" w14:textId="77777777" w:rsidR="00F23EAC" w:rsidRDefault="00000000">
      <w:pPr>
        <w:spacing w:after="60"/>
        <w:ind w:left="360"/>
        <w:rPr>
          <w:ins w:id="363" w:author="Claude" w:date="2026-05-15T00:00:00Z"/>
        </w:rPr>
      </w:pPr>
      <w:ins w:id="364" w:author="Claude" w:date="2026-05-15T00:00:00Z">
        <w:r>
          <w:rPr>
            <w:rFonts w:ascii="Consolas" w:hAnsi="Consolas" w:cs="Consolas"/>
            <w:sz w:val="18"/>
            <w:szCs w:val="18"/>
          </w:rPr>
          <w:t>5. ”lol” -&gt; IRRELEVANT, reason=EMPTY</w:t>
        </w:r>
      </w:ins>
    </w:p>
    <w:p w14:paraId="35F9D25C" w14:textId="77777777" w:rsidR="00F23EAC" w:rsidRDefault="00000000">
      <w:pPr>
        <w:spacing w:after="60"/>
        <w:ind w:left="360"/>
        <w:rPr>
          <w:ins w:id="365" w:author="Claude" w:date="2026-05-15T00:00:00Z"/>
        </w:rPr>
      </w:pPr>
      <w:ins w:id="366" w:author="Claude" w:date="2026-05-15T00:00:00Z">
        <w:r>
          <w:rPr>
            <w:rFonts w:ascii="Consolas" w:hAnsi="Consolas" w:cs="Consolas"/>
            <w:sz w:val="18"/>
            <w:szCs w:val="18"/>
          </w:rPr>
          <w:t xml:space="preserve"> </w:t>
        </w:r>
      </w:ins>
    </w:p>
    <w:p w14:paraId="4C07EB2A" w14:textId="77777777" w:rsidR="00F23EAC" w:rsidRDefault="00000000">
      <w:pPr>
        <w:spacing w:after="60"/>
        <w:ind w:left="360"/>
        <w:rPr>
          <w:ins w:id="367" w:author="Claude" w:date="2026-05-15T00:00:00Z"/>
        </w:rPr>
      </w:pPr>
      <w:ins w:id="368" w:author="Claude" w:date="2026-05-15T00:00:00Z">
        <w:r>
          <w:rPr>
            <w:rFonts w:ascii="Consolas" w:hAnsi="Consolas" w:cs="Consolas"/>
            <w:sz w:val="18"/>
            <w:szCs w:val="18"/>
          </w:rPr>
          <w:t>Respond with a single JSON object - no prose, no code fences. Schema:</w:t>
        </w:r>
      </w:ins>
    </w:p>
    <w:p w14:paraId="66D578A1" w14:textId="77777777" w:rsidR="00F23EAC" w:rsidRDefault="00000000">
      <w:pPr>
        <w:spacing w:after="60"/>
        <w:ind w:left="360"/>
        <w:rPr>
          <w:ins w:id="369" w:author="Claude" w:date="2026-05-15T00:00:00Z"/>
        </w:rPr>
      </w:pPr>
      <w:ins w:id="370" w:author="Claude" w:date="2026-05-15T00:00:00Z">
        <w:r>
          <w:rPr>
            <w:rFonts w:ascii="Consolas" w:hAnsi="Consolas" w:cs="Consolas"/>
            <w:sz w:val="18"/>
            <w:szCs w:val="18"/>
          </w:rPr>
          <w:t>{</w:t>
        </w:r>
      </w:ins>
    </w:p>
    <w:p w14:paraId="2681B88B" w14:textId="77777777" w:rsidR="00F23EAC" w:rsidRDefault="00000000">
      <w:pPr>
        <w:spacing w:after="60"/>
        <w:ind w:left="360"/>
        <w:rPr>
          <w:ins w:id="371" w:author="Claude" w:date="2026-05-15T00:00:00Z"/>
        </w:rPr>
      </w:pPr>
      <w:ins w:id="372" w:author="Claude" w:date="2026-05-15T00:00:00Z">
        <w:r>
          <w:rPr>
            <w:rFonts w:ascii="Consolas" w:hAnsi="Consolas" w:cs="Consolas"/>
            <w:sz w:val="18"/>
            <w:szCs w:val="18"/>
          </w:rPr>
          <w:lastRenderedPageBreak/>
          <w:t xml:space="preserve">  ”is_relevant”: true | false,</w:t>
        </w:r>
      </w:ins>
    </w:p>
    <w:p w14:paraId="5991703B" w14:textId="77777777" w:rsidR="00F23EAC" w:rsidRDefault="00000000">
      <w:pPr>
        <w:spacing w:after="60"/>
        <w:ind w:left="360"/>
        <w:rPr>
          <w:ins w:id="373" w:author="Claude" w:date="2026-05-15T00:00:00Z"/>
        </w:rPr>
      </w:pPr>
      <w:ins w:id="374" w:author="Claude" w:date="2026-05-15T00:00:00Z">
        <w:r>
          <w:rPr>
            <w:rFonts w:ascii="Consolas" w:hAnsi="Consolas" w:cs="Consolas"/>
            <w:sz w:val="18"/>
            <w:szCs w:val="18"/>
          </w:rPr>
          <w:t xml:space="preserve">  ”irrelevance_reason”: ”HOMONYM” | ”SPAM” | ”EMPTY” | ”WRONG_LANGUAGE” | ”OTHER” | null,</w:t>
        </w:r>
      </w:ins>
    </w:p>
    <w:p w14:paraId="3B8B6911" w14:textId="77777777" w:rsidR="00F23EAC" w:rsidRDefault="00000000">
      <w:pPr>
        <w:spacing w:after="60"/>
        <w:ind w:left="360"/>
        <w:rPr>
          <w:ins w:id="375" w:author="Claude" w:date="2026-05-15T00:00:00Z"/>
        </w:rPr>
      </w:pPr>
      <w:ins w:id="376" w:author="Claude" w:date="2026-05-15T00:00:00Z">
        <w:r>
          <w:rPr>
            <w:rFonts w:ascii="Consolas" w:hAnsi="Consolas" w:cs="Consolas"/>
            <w:sz w:val="18"/>
            <w:szCs w:val="18"/>
          </w:rPr>
          <w:t xml:space="preserve">  ”score”: one of 0, 0.5, 1, 1.5, 2, 2.5, 3, 3.5, 4, 4.5, 5,</w:t>
        </w:r>
      </w:ins>
    </w:p>
    <w:p w14:paraId="6E4A7EA6" w14:textId="77777777" w:rsidR="00F23EAC" w:rsidRDefault="00000000">
      <w:pPr>
        <w:spacing w:after="60"/>
        <w:ind w:left="360"/>
        <w:rPr>
          <w:ins w:id="377" w:author="Claude" w:date="2026-05-15T00:00:00Z"/>
        </w:rPr>
      </w:pPr>
      <w:ins w:id="378" w:author="Claude" w:date="2026-05-15T00:00:00Z">
        <w:r>
          <w:rPr>
            <w:rFonts w:ascii="Consolas" w:hAnsi="Consolas" w:cs="Consolas"/>
            <w:sz w:val="18"/>
            <w:szCs w:val="18"/>
          </w:rPr>
          <w:t xml:space="preserve">  ”emotion”: ”JOY” | ”ANGER” | ”SADNESS” | ”FEAR” | ”SURPRISE” | ”DISGUST” | ”NEUTRAL”,</w:t>
        </w:r>
      </w:ins>
    </w:p>
    <w:p w14:paraId="3AE99F77" w14:textId="77777777" w:rsidR="00F23EAC" w:rsidRDefault="00000000">
      <w:pPr>
        <w:spacing w:after="60"/>
        <w:ind w:left="360"/>
        <w:rPr>
          <w:ins w:id="379" w:author="Claude" w:date="2026-05-15T00:00:00Z"/>
        </w:rPr>
      </w:pPr>
      <w:ins w:id="380" w:author="Claude" w:date="2026-05-15T00:00:00Z">
        <w:r>
          <w:rPr>
            <w:rFonts w:ascii="Consolas" w:hAnsi="Consolas" w:cs="Consolas"/>
            <w:sz w:val="18"/>
            <w:szCs w:val="18"/>
          </w:rPr>
          <w:t xml:space="preserve">  ”aspect”: ”PRODUCT” | ”SERVICE” | ”DELIVERY” | ”PRICING” | ”BRAND” | ”OTHER”</w:t>
        </w:r>
      </w:ins>
    </w:p>
    <w:p w14:paraId="2F976722" w14:textId="77777777" w:rsidR="00F23EAC" w:rsidRDefault="00000000">
      <w:pPr>
        <w:spacing w:after="60"/>
        <w:ind w:left="360"/>
        <w:rPr>
          <w:ins w:id="381" w:author="Claude" w:date="2026-05-15T00:00:00Z"/>
        </w:rPr>
      </w:pPr>
      <w:ins w:id="382" w:author="Claude" w:date="2026-05-15T00:00:00Z">
        <w:r>
          <w:rPr>
            <w:rFonts w:ascii="Consolas" w:hAnsi="Consolas" w:cs="Consolas"/>
            <w:sz w:val="18"/>
            <w:szCs w:val="18"/>
          </w:rPr>
          <w:t>}</w:t>
        </w:r>
      </w:ins>
    </w:p>
    <w:p w14:paraId="5E5C4117" w14:textId="77777777" w:rsidR="00F23EAC" w:rsidRDefault="00000000">
      <w:pPr>
        <w:spacing w:after="60"/>
        <w:ind w:left="360"/>
        <w:rPr>
          <w:ins w:id="383" w:author="Claude" w:date="2026-05-15T00:00:00Z"/>
        </w:rPr>
      </w:pPr>
      <w:ins w:id="384" w:author="Claude" w:date="2026-05-15T00:00:00Z">
        <w:r>
          <w:rPr>
            <w:rFonts w:ascii="Consolas" w:hAnsi="Consolas" w:cs="Consolas"/>
            <w:sz w:val="18"/>
            <w:szCs w:val="18"/>
          </w:rPr>
          <w:t>If is_relevant is false, set irrelevance_reason and leave score, emotion, and aspect</w:t>
        </w:r>
      </w:ins>
    </w:p>
    <w:p w14:paraId="143A02F9" w14:textId="77777777" w:rsidR="00F23EAC" w:rsidRDefault="00000000">
      <w:pPr>
        <w:spacing w:after="60"/>
        <w:ind w:left="360"/>
        <w:rPr>
          <w:ins w:id="385" w:author="Claude" w:date="2026-05-15T00:00:00Z"/>
        </w:rPr>
      </w:pPr>
      <w:ins w:id="386" w:author="Claude" w:date="2026-05-15T00:00:00Z">
        <w:r>
          <w:rPr>
            <w:rFonts w:ascii="Consolas" w:hAnsi="Consolas" w:cs="Consolas"/>
            <w:sz w:val="18"/>
            <w:szCs w:val="18"/>
          </w:rPr>
          <w:t>at their defaults (2.5, NEUTRAL, OTHER).</w:t>
        </w:r>
      </w:ins>
    </w:p>
    <w:p w14:paraId="1090C85A" w14:textId="77777777" w:rsidR="00F23EAC" w:rsidRDefault="00000000">
      <w:pPr>
        <w:spacing w:after="120"/>
        <w:jc w:val="both"/>
        <w:rPr>
          <w:ins w:id="387" w:author="Claude" w:date="2026-05-15T00:00:00Z"/>
        </w:rPr>
      </w:pPr>
      <w:ins w:id="388" w:author="Claude" w:date="2026-05-15T00:00:00Z">
        <w:r>
          <w:rPr>
            <w:b/>
            <w:bCs/>
          </w:rPr>
          <w:t>Brand-context block appended when brand_name / brand_industry / keywords are supplied:</w:t>
        </w:r>
      </w:ins>
    </w:p>
    <w:p w14:paraId="1D62D986" w14:textId="236D8583" w:rsidR="00F23EAC" w:rsidRDefault="00F23EAC" w:rsidP="00151E9C">
      <w:pPr>
        <w:spacing w:after="60"/>
        <w:rPr>
          <w:ins w:id="389" w:author="Claude" w:date="2026-05-15T00:00:00Z"/>
        </w:rPr>
      </w:pPr>
    </w:p>
    <w:p w14:paraId="743F9F53" w14:textId="77777777" w:rsidR="00F23EAC" w:rsidRDefault="00000000">
      <w:pPr>
        <w:spacing w:after="60"/>
        <w:ind w:left="360"/>
        <w:rPr>
          <w:ins w:id="390" w:author="Claude" w:date="2026-05-15T00:00:00Z"/>
        </w:rPr>
      </w:pPr>
      <w:ins w:id="391" w:author="Claude" w:date="2026-05-15T00:00:00Z">
        <w:r>
          <w:rPr>
            <w:rFonts w:ascii="Consolas" w:hAnsi="Consolas" w:cs="Consolas"/>
            <w:sz w:val="18"/>
            <w:szCs w:val="18"/>
          </w:rPr>
          <w:t>Brand context for this analysis:</w:t>
        </w:r>
      </w:ins>
    </w:p>
    <w:p w14:paraId="47D03574" w14:textId="77777777" w:rsidR="00F23EAC" w:rsidRDefault="00000000">
      <w:pPr>
        <w:spacing w:after="60"/>
        <w:ind w:left="360"/>
        <w:rPr>
          <w:ins w:id="392" w:author="Claude" w:date="2026-05-15T00:00:00Z"/>
        </w:rPr>
      </w:pPr>
      <w:ins w:id="393" w:author="Claude" w:date="2026-05-15T00:00:00Z">
        <w:r>
          <w:rPr>
            <w:rFonts w:ascii="Consolas" w:hAnsi="Consolas" w:cs="Consolas"/>
            <w:sz w:val="18"/>
            <w:szCs w:val="18"/>
          </w:rPr>
          <w:t>Brand: {brand_name}</w:t>
        </w:r>
      </w:ins>
    </w:p>
    <w:p w14:paraId="199F7830" w14:textId="77777777" w:rsidR="00F23EAC" w:rsidRDefault="00000000">
      <w:pPr>
        <w:spacing w:after="60"/>
        <w:ind w:left="360"/>
        <w:rPr>
          <w:ins w:id="394" w:author="Claude" w:date="2026-05-15T00:00:00Z"/>
        </w:rPr>
      </w:pPr>
      <w:ins w:id="395" w:author="Claude" w:date="2026-05-15T00:00:00Z">
        <w:r>
          <w:rPr>
            <w:rFonts w:ascii="Consolas" w:hAnsi="Consolas" w:cs="Consolas"/>
            <w:sz w:val="18"/>
            <w:szCs w:val="18"/>
          </w:rPr>
          <w:t>Industry: {brand_industry}</w:t>
        </w:r>
      </w:ins>
    </w:p>
    <w:p w14:paraId="15D28323" w14:textId="77777777" w:rsidR="00F23EAC" w:rsidRDefault="00000000">
      <w:pPr>
        <w:spacing w:after="60"/>
        <w:ind w:left="360"/>
        <w:rPr>
          <w:ins w:id="396" w:author="Claude" w:date="2026-05-15T00:00:00Z"/>
        </w:rPr>
      </w:pPr>
      <w:ins w:id="397" w:author="Claude" w:date="2026-05-15T00:00:00Z">
        <w:r>
          <w:rPr>
            <w:rFonts w:ascii="Consolas" w:hAnsi="Consolas" w:cs="Consolas"/>
            <w:sz w:val="18"/>
            <w:szCs w:val="18"/>
          </w:rPr>
          <w:t>Related keywords: {keyword_1}, {keyword_2}, ...</w:t>
        </w:r>
      </w:ins>
    </w:p>
    <w:p w14:paraId="47FD83F2" w14:textId="77777777" w:rsidR="00F23EAC" w:rsidRDefault="00000000">
      <w:pPr>
        <w:spacing w:after="60"/>
        <w:ind w:left="360"/>
        <w:rPr>
          <w:ins w:id="398" w:author="Claude" w:date="2026-05-15T00:00:00Z"/>
        </w:rPr>
      </w:pPr>
      <w:ins w:id="399" w:author="Claude" w:date="2026-05-15T00:00:00Z">
        <w:r>
          <w:rPr>
            <w:rFonts w:ascii="Consolas" w:hAnsi="Consolas" w:cs="Consolas"/>
            <w:sz w:val="18"/>
            <w:szCs w:val="18"/>
          </w:rPr>
          <w:t xml:space="preserve"> </w:t>
        </w:r>
      </w:ins>
    </w:p>
    <w:p w14:paraId="63BBB786" w14:textId="77777777" w:rsidR="00F23EAC" w:rsidRDefault="00000000">
      <w:pPr>
        <w:spacing w:after="60"/>
        <w:ind w:left="360"/>
        <w:rPr>
          <w:ins w:id="400" w:author="Claude" w:date="2026-05-15T00:00:00Z"/>
        </w:rPr>
      </w:pPr>
      <w:ins w:id="401" w:author="Claude" w:date="2026-05-15T00:00:00Z">
        <w:r>
          <w:rPr>
            <w:rFonts w:ascii="Consolas" w:hAnsi="Consolas" w:cs="Consolas"/>
            <w:sz w:val="18"/>
            <w:szCs w:val="18"/>
          </w:rPr>
          <w:t>Use this context both to judge relevance and to identify the aspect.</w:t>
        </w:r>
      </w:ins>
    </w:p>
    <w:p w14:paraId="337C7D00" w14:textId="77777777" w:rsidR="00F23EAC" w:rsidRDefault="00000000">
      <w:pPr>
        <w:pStyle w:val="Heading2"/>
        <w:spacing w:before="220" w:after="120"/>
        <w:rPr>
          <w:ins w:id="402" w:author="Claude" w:date="2026-05-15T00:00:00Z"/>
        </w:rPr>
      </w:pPr>
      <w:ins w:id="403" w:author="Claude" w:date="2026-05-15T00:00:00Z">
        <w:r>
          <w:t>F.2 Static few-shot wrapper</w:t>
        </w:r>
      </w:ins>
    </w:p>
    <w:p w14:paraId="49D4435D" w14:textId="77777777" w:rsidR="00F23EAC" w:rsidRDefault="00000000">
      <w:pPr>
        <w:spacing w:after="120"/>
        <w:jc w:val="both"/>
        <w:rPr>
          <w:ins w:id="404" w:author="Claude" w:date="2026-05-15T00:00:00Z"/>
        </w:rPr>
      </w:pPr>
      <w:ins w:id="405" w:author="Claude" w:date="2026-05-15T00:00:00Z">
        <w:r>
          <w:t>The static-few-shot wrapper (apps/benchmark/benchmark/prompts/few_shot_static.py) appends the block below to the base prompt of F.1. Each exemplar is formatted on two lines, and the block is prefixed by the literal header “Labeled examples:”. The set of ten exemplars is fixed across all 400 test posts and is drawn from the held-out exemplar pool apps/benchmark/data/exemplars.jsonl. Exemplar ids are stable; the set used for the headline numbers consists of ids 10005, 10006, 10008, 10013, 10016, 10025, 10028, 10029, 10033, 10065.</w:t>
        </w:r>
      </w:ins>
    </w:p>
    <w:p w14:paraId="6F2922DF" w14:textId="77777777" w:rsidR="00F23EAC" w:rsidRDefault="00000000">
      <w:pPr>
        <w:spacing w:after="60"/>
        <w:ind w:left="360"/>
        <w:rPr>
          <w:ins w:id="406" w:author="Claude" w:date="2026-05-15T00:00:00Z"/>
        </w:rPr>
      </w:pPr>
      <w:ins w:id="407" w:author="Claude" w:date="2026-05-15T00:00:00Z">
        <w:r>
          <w:rPr>
            <w:rFonts w:ascii="Consolas" w:hAnsi="Consolas" w:cs="Consolas"/>
            <w:sz w:val="18"/>
            <w:szCs w:val="18"/>
          </w:rPr>
          <w:t>Labeled examples:</w:t>
        </w:r>
      </w:ins>
    </w:p>
    <w:p w14:paraId="182BA7EB" w14:textId="77777777" w:rsidR="00F23EAC" w:rsidRDefault="00000000">
      <w:pPr>
        <w:spacing w:after="60"/>
        <w:ind w:left="360"/>
        <w:rPr>
          <w:ins w:id="408" w:author="Claude" w:date="2026-05-15T00:00:00Z"/>
        </w:rPr>
      </w:pPr>
      <w:ins w:id="409" w:author="Claude" w:date="2026-05-15T00:00:00Z">
        <w:r>
          <w:rPr>
            <w:rFonts w:ascii="Consolas" w:hAnsi="Consolas" w:cs="Consolas"/>
            <w:sz w:val="18"/>
            <w:szCs w:val="18"/>
          </w:rPr>
          <w:t xml:space="preserve"> </w:t>
        </w:r>
      </w:ins>
    </w:p>
    <w:p w14:paraId="5DD5B338" w14:textId="77777777" w:rsidR="00F23EAC" w:rsidRDefault="00000000">
      <w:pPr>
        <w:spacing w:after="60"/>
        <w:ind w:left="360"/>
        <w:rPr>
          <w:ins w:id="410" w:author="Claude" w:date="2026-05-15T00:00:00Z"/>
        </w:rPr>
      </w:pPr>
      <w:ins w:id="411" w:author="Claude" w:date="2026-05-15T00:00:00Z">
        <w:r>
          <w:rPr>
            <w:rFonts w:ascii="Consolas" w:hAnsi="Consolas" w:cs="Consolas"/>
            <w:sz w:val="18"/>
            <w:szCs w:val="18"/>
          </w:rPr>
          <w:t>Post: "{exemplar_text}"</w:t>
        </w:r>
      </w:ins>
    </w:p>
    <w:p w14:paraId="6A4944CE" w14:textId="77777777" w:rsidR="00F23EAC" w:rsidRDefault="00000000">
      <w:pPr>
        <w:spacing w:after="60"/>
        <w:ind w:left="360"/>
        <w:rPr>
          <w:ins w:id="412" w:author="Claude" w:date="2026-05-15T00:00:00Z"/>
        </w:rPr>
      </w:pPr>
      <w:ins w:id="413" w:author="Claude" w:date="2026-05-15T00:00:00Z">
        <w:r>
          <w:rPr>
            <w:rFonts w:ascii="Consolas" w:hAnsi="Consolas" w:cs="Consolas"/>
            <w:sz w:val="18"/>
            <w:szCs w:val="18"/>
          </w:rPr>
          <w:t xml:space="preserve">  -&gt; score={s}, emotion={e}, aspect={a}</w:t>
        </w:r>
      </w:ins>
    </w:p>
    <w:p w14:paraId="17E18E65" w14:textId="77777777" w:rsidR="00F23EAC" w:rsidRDefault="00000000">
      <w:pPr>
        <w:spacing w:after="60"/>
        <w:ind w:left="360"/>
        <w:rPr>
          <w:ins w:id="414" w:author="Claude" w:date="2026-05-15T00:00:00Z"/>
        </w:rPr>
      </w:pPr>
      <w:ins w:id="415" w:author="Claude" w:date="2026-05-15T00:00:00Z">
        <w:r>
          <w:rPr>
            <w:rFonts w:ascii="Consolas" w:hAnsi="Consolas" w:cs="Consolas"/>
            <w:sz w:val="18"/>
            <w:szCs w:val="18"/>
          </w:rPr>
          <w:t>...</w:t>
        </w:r>
      </w:ins>
    </w:p>
    <w:p w14:paraId="43208053" w14:textId="77777777" w:rsidR="00F23EAC" w:rsidRDefault="00000000">
      <w:pPr>
        <w:pStyle w:val="Heading2"/>
        <w:spacing w:before="220" w:after="120"/>
        <w:rPr>
          <w:ins w:id="416" w:author="Claude" w:date="2026-05-15T00:00:00Z"/>
        </w:rPr>
      </w:pPr>
      <w:ins w:id="417" w:author="Claude" w:date="2026-05-15T00:00:00Z">
        <w:r>
          <w:t>F.3 Retrieved few-shot wrapper</w:t>
        </w:r>
      </w:ins>
    </w:p>
    <w:p w14:paraId="50E7BC81" w14:textId="77777777" w:rsidR="00F23EAC" w:rsidRDefault="00000000">
      <w:pPr>
        <w:spacing w:after="120"/>
        <w:jc w:val="both"/>
        <w:rPr>
          <w:ins w:id="418" w:author="Claude" w:date="2026-05-15T00:00:00Z"/>
        </w:rPr>
      </w:pPr>
      <w:ins w:id="419" w:author="Claude" w:date="2026-05-15T00:00:00Z">
        <w:r>
          <w:t>The retrieved-few-shot wrapper (apps/benchmark/benchmark/prompts/few_shot_retrieved.py) appends a per-post block to the base prompt of F.1. For each test post, the top k = 4 exemplars are selected from the held-out exemplar pool by cosine similarity in the nomic-ai/nomic-embed-text-v1.5 embedding space (Fireworks-served at inference time, cached on disk). The fold-masking guarantee (described in §5.1.4) excludes any exemplar that shares the test post’s fold. The block is prefixed by the header “Labeled examples (most similar to the post you’re about to analyze):” and each retrieved row carries an explicit cosine similarity annotation:</w:t>
        </w:r>
      </w:ins>
    </w:p>
    <w:p w14:paraId="65377E39" w14:textId="77777777" w:rsidR="00F23EAC" w:rsidRDefault="00000000">
      <w:pPr>
        <w:spacing w:after="60"/>
        <w:ind w:left="360"/>
        <w:rPr>
          <w:ins w:id="420" w:author="Claude" w:date="2026-05-15T00:00:00Z"/>
        </w:rPr>
      </w:pPr>
      <w:ins w:id="421" w:author="Claude" w:date="2026-05-15T00:00:00Z">
        <w:r>
          <w:rPr>
            <w:rFonts w:ascii="Consolas" w:hAnsi="Consolas" w:cs="Consolas"/>
            <w:sz w:val="18"/>
            <w:szCs w:val="18"/>
          </w:rPr>
          <w:t>Labeled examples (most similar to the post you're about to analyze):</w:t>
        </w:r>
      </w:ins>
    </w:p>
    <w:p w14:paraId="1CF236FD" w14:textId="77777777" w:rsidR="00F23EAC" w:rsidRDefault="00000000">
      <w:pPr>
        <w:spacing w:after="60"/>
        <w:ind w:left="360"/>
        <w:rPr>
          <w:ins w:id="422" w:author="Claude" w:date="2026-05-15T00:00:00Z"/>
        </w:rPr>
      </w:pPr>
      <w:ins w:id="423" w:author="Claude" w:date="2026-05-15T00:00:00Z">
        <w:r>
          <w:rPr>
            <w:rFonts w:ascii="Consolas" w:hAnsi="Consolas" w:cs="Consolas"/>
            <w:sz w:val="18"/>
            <w:szCs w:val="18"/>
          </w:rPr>
          <w:t xml:space="preserve"> </w:t>
        </w:r>
      </w:ins>
    </w:p>
    <w:p w14:paraId="13343911" w14:textId="77777777" w:rsidR="00F23EAC" w:rsidRDefault="00000000">
      <w:pPr>
        <w:spacing w:after="60"/>
        <w:ind w:left="360"/>
        <w:rPr>
          <w:ins w:id="424" w:author="Claude" w:date="2026-05-15T00:00:00Z"/>
        </w:rPr>
      </w:pPr>
      <w:ins w:id="425" w:author="Claude" w:date="2026-05-15T00:00:00Z">
        <w:r>
          <w:rPr>
            <w:rFonts w:ascii="Consolas" w:hAnsi="Consolas" w:cs="Consolas"/>
            <w:sz w:val="18"/>
            <w:szCs w:val="18"/>
          </w:rPr>
          <w:t>Post: "{exemplar_text}"  [sim=0.NN]</w:t>
        </w:r>
      </w:ins>
    </w:p>
    <w:p w14:paraId="557DFAA5" w14:textId="77777777" w:rsidR="00F23EAC" w:rsidRDefault="00000000">
      <w:pPr>
        <w:spacing w:after="60"/>
        <w:ind w:left="360"/>
        <w:rPr>
          <w:ins w:id="426" w:author="Claude" w:date="2026-05-15T00:00:00Z"/>
        </w:rPr>
      </w:pPr>
      <w:ins w:id="427" w:author="Claude" w:date="2026-05-15T00:00:00Z">
        <w:r>
          <w:rPr>
            <w:rFonts w:ascii="Consolas" w:hAnsi="Consolas" w:cs="Consolas"/>
            <w:sz w:val="18"/>
            <w:szCs w:val="18"/>
          </w:rPr>
          <w:t xml:space="preserve">  -&gt; score={s}, emotion={e}, aspect={a}</w:t>
        </w:r>
      </w:ins>
    </w:p>
    <w:p w14:paraId="5D0571FE" w14:textId="77777777" w:rsidR="00F23EAC" w:rsidRDefault="00000000">
      <w:pPr>
        <w:spacing w:after="60"/>
        <w:ind w:left="360"/>
        <w:rPr>
          <w:ins w:id="428" w:author="Claude" w:date="2026-05-15T00:00:00Z"/>
        </w:rPr>
      </w:pPr>
      <w:ins w:id="429" w:author="Claude" w:date="2026-05-15T00:00:00Z">
        <w:r>
          <w:rPr>
            <w:rFonts w:ascii="Consolas" w:hAnsi="Consolas" w:cs="Consolas"/>
            <w:sz w:val="18"/>
            <w:szCs w:val="18"/>
          </w:rPr>
          <w:t>...</w:t>
        </w:r>
      </w:ins>
    </w:p>
    <w:p w14:paraId="34F30640" w14:textId="452123F7" w:rsidR="00F23EAC" w:rsidRDefault="00000000">
      <w:pPr>
        <w:spacing w:after="120"/>
        <w:jc w:val="both"/>
        <w:rPr>
          <w:ins w:id="430" w:author="Claude" w:date="2026-05-15T00:00:00Z"/>
        </w:rPr>
      </w:pPr>
      <w:ins w:id="431" w:author="Claude" w:date="2026-05-15T00:00:00Z">
        <w:r>
          <w:lastRenderedPageBreak/>
          <w:t xml:space="preserve">The exemplar post ids </w:t>
        </w:r>
      </w:ins>
      <w:r w:rsidR="00151E9C">
        <w:t>retrieved</w:t>
      </w:r>
      <w:ins w:id="432" w:author="Claude" w:date="2026-05-15T00:00:00Z">
        <w:r>
          <w:t xml:space="preserve"> for each test post are recorded in the fewshot_post_ids column of the per-experiment parquet, so the prompt materialised at inference time is reconstructible verbatim from the artefacts on disk.</w:t>
        </w:r>
      </w:ins>
    </w:p>
    <w:p w14:paraId="6A438B15" w14:textId="77777777" w:rsidR="005917DE" w:rsidRPr="00F52DE9" w:rsidRDefault="005917DE" w:rsidP="002E6D8E">
      <w:pPr>
        <w:rPr>
          <w:lang w:val="en-US"/>
        </w:rPr>
      </w:pPr>
    </w:p>
    <w:sectPr w:rsidR="005917DE" w:rsidRPr="00F52DE9" w:rsidSect="002D2829">
      <w:headerReference w:type="default" r:id="rId69"/>
      <w:pgSz w:w="12240" w:h="15840"/>
      <w:pgMar w:top="851" w:right="1134" w:bottom="851" w:left="1134" w:header="397"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20301" w14:textId="77777777" w:rsidR="007960FF" w:rsidRDefault="007960FF">
      <w:pPr>
        <w:spacing w:after="0" w:line="240" w:lineRule="auto"/>
      </w:pPr>
      <w:r>
        <w:separator/>
      </w:r>
    </w:p>
  </w:endnote>
  <w:endnote w:type="continuationSeparator" w:id="0">
    <w:p w14:paraId="35ECAAD5" w14:textId="77777777" w:rsidR="007960FF" w:rsidRDefault="00796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256073D-8002-7F45-BC16-08F05092CA95}"/>
    <w:embedBold r:id="rId2" w:fontKey="{19494CEC-F1E4-E84C-B73C-589365DF897C}"/>
    <w:embedItalic r:id="rId3" w:fontKey="{2F9A5267-9972-A741-8F58-A9829AC917FC}"/>
    <w:embedBoldItalic r:id="rId4" w:fontKey="{BA531DF9-3842-124C-BB42-6297AA0E39ED}"/>
  </w:font>
  <w:font w:name="Aptos">
    <w:panose1 w:val="020B0004020202020204"/>
    <w:charset w:val="00"/>
    <w:family w:val="swiss"/>
    <w:pitch w:val="variable"/>
    <w:sig w:usb0="20000287" w:usb1="00000003" w:usb2="00000000" w:usb3="00000000" w:csb0="0000019F" w:csb1="00000000"/>
    <w:embedRegular r:id="rId5" w:fontKey="{B806D643-5867-EE4C-823D-3C8043D263A0}"/>
    <w:embedBold r:id="rId6" w:fontKey="{7157F664-FE77-0943-AF9F-C309C2B0D25E}"/>
  </w:font>
  <w:font w:name="Arial">
    <w:panose1 w:val="020B0604020202020204"/>
    <w:charset w:val="00"/>
    <w:family w:val="swiss"/>
    <w:pitch w:val="variable"/>
    <w:sig w:usb0="E0002EFF" w:usb1="C000785B" w:usb2="00000009" w:usb3="00000000" w:csb0="000001FF" w:csb1="00000000"/>
    <w:embedRegular r:id="rId7" w:fontKey="{A1351B26-3F07-AD4A-849E-170536A4F1A3}"/>
    <w:embedBold r:id="rId8" w:fontKey="{0221D6EF-05AE-8146-8443-4C84D26E02FF}"/>
  </w:font>
  <w:font w:name="Courier New">
    <w:panose1 w:val="02070309020205020404"/>
    <w:charset w:val="00"/>
    <w:family w:val="modern"/>
    <w:pitch w:val="fixed"/>
    <w:sig w:usb0="E0002AFF" w:usb1="C0007843" w:usb2="00000009" w:usb3="00000000" w:csb0="000001FF" w:csb1="00000000"/>
    <w:embedRegular r:id="rId9" w:fontKey="{FF10FD3A-8710-9F4D-AA6E-17EC6C5521FD}"/>
  </w:font>
  <w:font w:name="Wingdings">
    <w:panose1 w:val="05000000000000000000"/>
    <w:charset w:val="4D"/>
    <w:family w:val="decorative"/>
    <w:pitch w:val="variable"/>
    <w:sig w:usb0="00000003" w:usb1="00000000" w:usb2="00000000" w:usb3="00000000" w:csb0="80000001" w:csb1="00000000"/>
    <w:embedRegular r:id="rId10" w:fontKey="{70102628-2B8F-6843-8452-446B1DEAA07D}"/>
  </w:font>
  <w:font w:name="Symbol">
    <w:panose1 w:val="05050102010706020507"/>
    <w:charset w:val="02"/>
    <w:family w:val="decorative"/>
    <w:pitch w:val="variable"/>
    <w:sig w:usb0="00000000" w:usb1="10000000" w:usb2="00000000" w:usb3="00000000" w:csb0="80000000" w:csb1="00000000"/>
    <w:embedRegular r:id="rId11" w:fontKey="{0B4BCB8F-9B1C-4847-8723-389079D24BF1}"/>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3" w:fontKey="{DC6BCA3B-9443-B845-90E4-3C4DF7A1073E}"/>
    <w:embedItalic r:id="rId14" w:fontKey="{D66A1D23-B746-5F47-BBBA-6338FB8F0361}"/>
  </w:font>
  <w:font w:name="Aptos Display">
    <w:panose1 w:val="020B0004020202020204"/>
    <w:charset w:val="00"/>
    <w:family w:val="swiss"/>
    <w:pitch w:val="variable"/>
    <w:sig w:usb0="20000287" w:usb1="00000003" w:usb2="00000000" w:usb3="00000000" w:csb0="0000019F" w:csb1="00000000"/>
    <w:embedRegular r:id="rId15" w:fontKey="{90AB0702-C66F-E340-B974-21820E7F5A8A}"/>
    <w:embedBold r:id="rId16" w:fontKey="{B0364A73-06EB-3B4C-808F-A484B0CD0EA1}"/>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STIX Two Math">
    <w:panose1 w:val="02020603050405020304"/>
    <w:charset w:val="00"/>
    <w:family w:val="roman"/>
    <w:notTrueType/>
    <w:pitch w:val="variable"/>
    <w:sig w:usb0="A00002FF" w:usb1="4000FDFF" w:usb2="02000020" w:usb3="00000000" w:csb0="000001FF" w:csb1="00000000"/>
  </w:font>
  <w:font w:name="JetBrains Mono SemiBold">
    <w:altName w:val="Shruti"/>
    <w:panose1 w:val="020B0604020202020204"/>
    <w:charset w:val="00"/>
    <w:family w:val="modern"/>
    <w:pitch w:val="variable"/>
    <w:sig w:usb0="A00402FF" w:usb1="1200F9FB" w:usb2="0200003C" w:usb3="00000000" w:csb0="0000019F" w:csb1="00000000"/>
    <w:embedRegular r:id="rId17" w:fontKey="{BE7FFEBD-4150-DC4A-AE26-D4D920B66D90}"/>
  </w:font>
  <w:font w:name="Consolas">
    <w:panose1 w:val="020B0609020204030204"/>
    <w:charset w:val="00"/>
    <w:family w:val="modern"/>
    <w:pitch w:val="fixed"/>
    <w:sig w:usb0="E10002FF" w:usb1="4000FCFF" w:usb2="00000009" w:usb3="00000000" w:csb0="0000019F" w:csb1="00000000"/>
    <w:embedRegular r:id="rId18" w:fontKey="{7B50B21E-3B50-5147-9118-BF3F216632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5732838"/>
      <w:docPartObj>
        <w:docPartGallery w:val="Page Numbers (Bottom of Page)"/>
        <w:docPartUnique/>
      </w:docPartObj>
    </w:sdtPr>
    <w:sdtContent>
      <w:p w14:paraId="3002BAAF" w14:textId="77777777" w:rsidR="00F6135A" w:rsidRDefault="00F6135A" w:rsidP="007E546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3C09719" w14:textId="77777777" w:rsidR="00F6135A" w:rsidRDefault="00F613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2AE0F" w14:textId="77777777" w:rsidR="00C62193" w:rsidRDefault="00C621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3A96A" w14:textId="77777777" w:rsidR="00C62193" w:rsidRDefault="00C621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1701636"/>
      <w:docPartObj>
        <w:docPartGallery w:val="Page Numbers (Bottom of Page)"/>
        <w:docPartUnique/>
      </w:docPartObj>
    </w:sdtPr>
    <w:sdtContent>
      <w:p w14:paraId="58AF5936" w14:textId="77777777" w:rsidR="00F6135A" w:rsidRDefault="00F6135A" w:rsidP="007E546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59FE5DAF" w14:textId="77777777" w:rsidR="00B576DF" w:rsidRDefault="00B576DF" w:rsidP="00F613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E7BB4" w14:textId="77777777" w:rsidR="007960FF" w:rsidRDefault="007960FF">
      <w:pPr>
        <w:spacing w:after="0" w:line="240" w:lineRule="auto"/>
      </w:pPr>
      <w:r>
        <w:separator/>
      </w:r>
    </w:p>
  </w:footnote>
  <w:footnote w:type="continuationSeparator" w:id="0">
    <w:p w14:paraId="3112925F" w14:textId="77777777" w:rsidR="007960FF" w:rsidRDefault="007960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E5D48" w14:textId="77777777" w:rsidR="00C62193" w:rsidRDefault="00C621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49636" w14:textId="77777777" w:rsidR="00C62193" w:rsidRDefault="00C621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EBAA6" w14:textId="77777777" w:rsidR="00C62193" w:rsidRDefault="00C6219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42F3" w14:textId="77777777" w:rsidR="00B50BE1" w:rsidRPr="00012E2D" w:rsidRDefault="00B50BE1" w:rsidP="00012E2D">
    <w:pPr>
      <w:pBdr>
        <w:top w:val="nil"/>
        <w:left w:val="nil"/>
        <w:bottom w:val="nil"/>
        <w:right w:val="nil"/>
        <w:between w:val="nil"/>
      </w:pBdr>
      <w:tabs>
        <w:tab w:val="right" w:pos="8286"/>
      </w:tabs>
      <w:spacing w:after="0" w:line="240" w:lineRule="auto"/>
      <w:ind w:right="360"/>
      <w:rPr>
        <w:b/>
        <w:bCs/>
        <w:color w:val="4A4A4A"/>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D79D8" w14:textId="7C405A64" w:rsidR="00967ABD" w:rsidRPr="006E5009" w:rsidRDefault="00967ABD" w:rsidP="00FB56BD">
    <w:pPr>
      <w:pStyle w:val="Header"/>
      <w:tabs>
        <w:tab w:val="clear" w:pos="4680"/>
        <w:tab w:val="clear" w:pos="9360"/>
        <w:tab w:val="left" w:pos="6675"/>
      </w:tabs>
      <w:jc w:val="center"/>
      <w:rPr>
        <w:color w:val="7F7F7F" w:themeColor="text1" w:themeTint="80"/>
      </w:rPr>
    </w:pPr>
    <w:r w:rsidRPr="006E5009">
      <w:rPr>
        <w:color w:val="7F7F7F" w:themeColor="text1" w:themeTint="80"/>
      </w:rPr>
      <w:fldChar w:fldCharType="begin"/>
    </w:r>
    <w:r w:rsidRPr="006E5009">
      <w:rPr>
        <w:color w:val="7F7F7F" w:themeColor="text1" w:themeTint="80"/>
      </w:rPr>
      <w:instrText xml:space="preserve"> STYLEREF  "Heading 1" \l  \* MERGEFORMAT </w:instrText>
    </w:r>
    <w:r w:rsidRPr="006E5009">
      <w:rPr>
        <w:color w:val="7F7F7F" w:themeColor="text1" w:themeTint="80"/>
      </w:rPr>
      <w:fldChar w:fldCharType="separate"/>
    </w:r>
    <w:r w:rsidR="00D2727D">
      <w:rPr>
        <w:noProof/>
        <w:color w:val="7F7F7F" w:themeColor="text1" w:themeTint="80"/>
      </w:rPr>
      <w:t>Chapter 3: System Analysis</w:t>
    </w:r>
    <w:r w:rsidRPr="006E5009">
      <w:rPr>
        <w:color w:val="7F7F7F" w:themeColor="text1" w:themeTint="80"/>
      </w:rPr>
      <w:fldChar w:fldCharType="end"/>
    </w:r>
    <w:r>
      <w:rPr>
        <w:color w:val="7F7F7F" w:themeColor="text1" w:themeTint="80"/>
      </w:rPr>
      <w:t xml:space="preserve">                                                   </w:t>
    </w:r>
    <w:r w:rsidRPr="006E5009">
      <w:rPr>
        <w:color w:val="7F7F7F" w:themeColor="text1" w:themeTint="80"/>
      </w:rPr>
      <w:fldChar w:fldCharType="begin"/>
    </w:r>
    <w:r w:rsidRPr="006E5009">
      <w:rPr>
        <w:color w:val="7F7F7F" w:themeColor="text1" w:themeTint="80"/>
      </w:rPr>
      <w:instrText xml:space="preserve"> STYLEREF  "Heading 2" \l  \* MERGEFORMAT </w:instrText>
    </w:r>
    <w:r w:rsidRPr="006E5009">
      <w:rPr>
        <w:color w:val="7F7F7F" w:themeColor="text1" w:themeTint="80"/>
      </w:rPr>
      <w:fldChar w:fldCharType="separate"/>
    </w:r>
    <w:r w:rsidR="00D2727D">
      <w:rPr>
        <w:noProof/>
        <w:color w:val="7F7F7F" w:themeColor="text1" w:themeTint="80"/>
      </w:rPr>
      <w:t>3.1 Development Methodology</w:t>
    </w:r>
    <w:r w:rsidRPr="006E5009">
      <w:rPr>
        <w:color w:val="7F7F7F" w:themeColor="text1" w:themeTint="80"/>
      </w:rPr>
      <w:fldChar w:fldCharType="end"/>
    </w:r>
  </w:p>
  <w:p w14:paraId="4C0822BE" w14:textId="77777777" w:rsidR="00967ABD" w:rsidRPr="00012E2D" w:rsidRDefault="00967ABD" w:rsidP="00012E2D">
    <w:pPr>
      <w:pBdr>
        <w:top w:val="nil"/>
        <w:left w:val="nil"/>
        <w:bottom w:val="nil"/>
        <w:right w:val="nil"/>
        <w:between w:val="nil"/>
      </w:pBdr>
      <w:tabs>
        <w:tab w:val="right" w:pos="8286"/>
      </w:tabs>
      <w:spacing w:after="0" w:line="240" w:lineRule="auto"/>
      <w:ind w:right="360"/>
      <w:rPr>
        <w:b/>
        <w:bCs/>
        <w:color w:val="4A4A4A"/>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C2052" w14:textId="77777777" w:rsidR="004D688F" w:rsidRPr="00012E2D" w:rsidRDefault="004D688F" w:rsidP="00012E2D">
    <w:pPr>
      <w:pBdr>
        <w:top w:val="nil"/>
        <w:left w:val="nil"/>
        <w:bottom w:val="nil"/>
        <w:right w:val="nil"/>
        <w:between w:val="nil"/>
      </w:pBdr>
      <w:tabs>
        <w:tab w:val="right" w:pos="8286"/>
      </w:tabs>
      <w:spacing w:after="0" w:line="240" w:lineRule="auto"/>
      <w:ind w:right="360"/>
      <w:rPr>
        <w:b/>
        <w:bCs/>
        <w:color w:val="4A4A4A"/>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2EF"/>
    <w:multiLevelType w:val="hybridMultilevel"/>
    <w:tmpl w:val="296440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903DB6"/>
    <w:multiLevelType w:val="hybridMultilevel"/>
    <w:tmpl w:val="B42204F4"/>
    <w:lvl w:ilvl="0" w:tplc="C8C848E4">
      <w:numFmt w:val="bullet"/>
      <w:lvlText w:val="-"/>
      <w:lvlJc w:val="left"/>
      <w:pPr>
        <w:ind w:left="458" w:hanging="360"/>
      </w:pPr>
      <w:rPr>
        <w:rFonts w:ascii="Aptos" w:eastAsiaTheme="minorHAnsi" w:hAnsi="Aptos" w:cstheme="minorBidi" w:hint="default"/>
      </w:rPr>
    </w:lvl>
    <w:lvl w:ilvl="1" w:tplc="04090003" w:tentative="1">
      <w:start w:val="1"/>
      <w:numFmt w:val="bullet"/>
      <w:lvlText w:val="o"/>
      <w:lvlJc w:val="left"/>
      <w:pPr>
        <w:ind w:left="1178" w:hanging="360"/>
      </w:pPr>
      <w:rPr>
        <w:rFonts w:ascii="Courier New" w:hAnsi="Courier New" w:cs="Courier New" w:hint="default"/>
      </w:rPr>
    </w:lvl>
    <w:lvl w:ilvl="2" w:tplc="04090005" w:tentative="1">
      <w:start w:val="1"/>
      <w:numFmt w:val="bullet"/>
      <w:lvlText w:val=""/>
      <w:lvlJc w:val="left"/>
      <w:pPr>
        <w:ind w:left="1898" w:hanging="360"/>
      </w:pPr>
      <w:rPr>
        <w:rFonts w:ascii="Wingdings" w:hAnsi="Wingdings" w:hint="default"/>
      </w:rPr>
    </w:lvl>
    <w:lvl w:ilvl="3" w:tplc="04090001" w:tentative="1">
      <w:start w:val="1"/>
      <w:numFmt w:val="bullet"/>
      <w:lvlText w:val=""/>
      <w:lvlJc w:val="left"/>
      <w:pPr>
        <w:ind w:left="2618" w:hanging="360"/>
      </w:pPr>
      <w:rPr>
        <w:rFonts w:ascii="Symbol" w:hAnsi="Symbol" w:hint="default"/>
      </w:rPr>
    </w:lvl>
    <w:lvl w:ilvl="4" w:tplc="04090003" w:tentative="1">
      <w:start w:val="1"/>
      <w:numFmt w:val="bullet"/>
      <w:lvlText w:val="o"/>
      <w:lvlJc w:val="left"/>
      <w:pPr>
        <w:ind w:left="3338" w:hanging="360"/>
      </w:pPr>
      <w:rPr>
        <w:rFonts w:ascii="Courier New" w:hAnsi="Courier New" w:cs="Courier New" w:hint="default"/>
      </w:rPr>
    </w:lvl>
    <w:lvl w:ilvl="5" w:tplc="04090005" w:tentative="1">
      <w:start w:val="1"/>
      <w:numFmt w:val="bullet"/>
      <w:lvlText w:val=""/>
      <w:lvlJc w:val="left"/>
      <w:pPr>
        <w:ind w:left="4058" w:hanging="360"/>
      </w:pPr>
      <w:rPr>
        <w:rFonts w:ascii="Wingdings" w:hAnsi="Wingdings" w:hint="default"/>
      </w:rPr>
    </w:lvl>
    <w:lvl w:ilvl="6" w:tplc="04090001" w:tentative="1">
      <w:start w:val="1"/>
      <w:numFmt w:val="bullet"/>
      <w:lvlText w:val=""/>
      <w:lvlJc w:val="left"/>
      <w:pPr>
        <w:ind w:left="4778" w:hanging="360"/>
      </w:pPr>
      <w:rPr>
        <w:rFonts w:ascii="Symbol" w:hAnsi="Symbol" w:hint="default"/>
      </w:rPr>
    </w:lvl>
    <w:lvl w:ilvl="7" w:tplc="04090003" w:tentative="1">
      <w:start w:val="1"/>
      <w:numFmt w:val="bullet"/>
      <w:lvlText w:val="o"/>
      <w:lvlJc w:val="left"/>
      <w:pPr>
        <w:ind w:left="5498" w:hanging="360"/>
      </w:pPr>
      <w:rPr>
        <w:rFonts w:ascii="Courier New" w:hAnsi="Courier New" w:cs="Courier New" w:hint="default"/>
      </w:rPr>
    </w:lvl>
    <w:lvl w:ilvl="8" w:tplc="04090005" w:tentative="1">
      <w:start w:val="1"/>
      <w:numFmt w:val="bullet"/>
      <w:lvlText w:val=""/>
      <w:lvlJc w:val="left"/>
      <w:pPr>
        <w:ind w:left="6218" w:hanging="360"/>
      </w:pPr>
      <w:rPr>
        <w:rFonts w:ascii="Wingdings" w:hAnsi="Wingdings" w:hint="default"/>
      </w:rPr>
    </w:lvl>
  </w:abstractNum>
  <w:abstractNum w:abstractNumId="2" w15:restartNumberingAfterBreak="0">
    <w:nsid w:val="06367E65"/>
    <w:multiLevelType w:val="multilevel"/>
    <w:tmpl w:val="76C28A26"/>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99C503A"/>
    <w:multiLevelType w:val="hybridMultilevel"/>
    <w:tmpl w:val="9304A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D5990"/>
    <w:multiLevelType w:val="multilevel"/>
    <w:tmpl w:val="6A326B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EE05126"/>
    <w:multiLevelType w:val="hybridMultilevel"/>
    <w:tmpl w:val="D5E2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B9370F"/>
    <w:multiLevelType w:val="hybridMultilevel"/>
    <w:tmpl w:val="ED825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47798A"/>
    <w:multiLevelType w:val="multilevel"/>
    <w:tmpl w:val="9E32540A"/>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1BB595C"/>
    <w:multiLevelType w:val="multilevel"/>
    <w:tmpl w:val="CC30F7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58F36CC"/>
    <w:multiLevelType w:val="multilevel"/>
    <w:tmpl w:val="CC3CD70E"/>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A3641EA"/>
    <w:multiLevelType w:val="hybridMultilevel"/>
    <w:tmpl w:val="E9866978"/>
    <w:lvl w:ilvl="0" w:tplc="FF0056D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430548"/>
    <w:multiLevelType w:val="hybridMultilevel"/>
    <w:tmpl w:val="2C86759C"/>
    <w:lvl w:ilvl="0" w:tplc="5B3C7144">
      <w:start w:val="7"/>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FC506B8"/>
    <w:multiLevelType w:val="multilevel"/>
    <w:tmpl w:val="BE4AC0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20261267"/>
    <w:multiLevelType w:val="hybridMultilevel"/>
    <w:tmpl w:val="FF10A8F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48B11AB"/>
    <w:multiLevelType w:val="hybridMultilevel"/>
    <w:tmpl w:val="03BA7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EF77C5"/>
    <w:multiLevelType w:val="hybridMultilevel"/>
    <w:tmpl w:val="0FBCEE08"/>
    <w:lvl w:ilvl="0" w:tplc="82E0443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6900CF3"/>
    <w:multiLevelType w:val="hybridMultilevel"/>
    <w:tmpl w:val="D09A198E"/>
    <w:lvl w:ilvl="0" w:tplc="5BFA0E26">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F475A7"/>
    <w:multiLevelType w:val="hybridMultilevel"/>
    <w:tmpl w:val="B28E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025D98"/>
    <w:multiLevelType w:val="hybridMultilevel"/>
    <w:tmpl w:val="AEBCE190"/>
    <w:lvl w:ilvl="0" w:tplc="3C1C75DE">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1E0CA6"/>
    <w:multiLevelType w:val="multilevel"/>
    <w:tmpl w:val="020E2516"/>
    <w:styleLink w:val="CurrentList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32AF1B2F"/>
    <w:multiLevelType w:val="hybridMultilevel"/>
    <w:tmpl w:val="43CA26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45610D8"/>
    <w:multiLevelType w:val="hybridMultilevel"/>
    <w:tmpl w:val="1A04868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A7E3268"/>
    <w:multiLevelType w:val="hybridMultilevel"/>
    <w:tmpl w:val="12A81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DB1621"/>
    <w:multiLevelType w:val="hybridMultilevel"/>
    <w:tmpl w:val="47806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7E0BA0"/>
    <w:multiLevelType w:val="hybridMultilevel"/>
    <w:tmpl w:val="75B66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844C13"/>
    <w:multiLevelType w:val="hybridMultilevel"/>
    <w:tmpl w:val="A46AFCEC"/>
    <w:lvl w:ilvl="0" w:tplc="6846E09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E254482"/>
    <w:multiLevelType w:val="hybridMultilevel"/>
    <w:tmpl w:val="00B8F9B0"/>
    <w:lvl w:ilvl="0" w:tplc="F2066CC8">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A54F5D"/>
    <w:multiLevelType w:val="hybridMultilevel"/>
    <w:tmpl w:val="CC6A8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4C3D08"/>
    <w:multiLevelType w:val="hybridMultilevel"/>
    <w:tmpl w:val="8E141330"/>
    <w:lvl w:ilvl="0" w:tplc="96F83712">
      <w:start w:val="1"/>
      <w:numFmt w:val="bullet"/>
      <w:lvlText w:val="•"/>
      <w:lvlJc w:val="left"/>
      <w:pPr>
        <w:ind w:left="720" w:hanging="360"/>
      </w:pPr>
    </w:lvl>
    <w:lvl w:ilvl="1" w:tplc="1FF089E2">
      <w:numFmt w:val="decimal"/>
      <w:lvlText w:val=""/>
      <w:lvlJc w:val="left"/>
    </w:lvl>
    <w:lvl w:ilvl="2" w:tplc="46EC2ACE">
      <w:numFmt w:val="decimal"/>
      <w:lvlText w:val=""/>
      <w:lvlJc w:val="left"/>
    </w:lvl>
    <w:lvl w:ilvl="3" w:tplc="655CE3D6">
      <w:numFmt w:val="decimal"/>
      <w:lvlText w:val=""/>
      <w:lvlJc w:val="left"/>
    </w:lvl>
    <w:lvl w:ilvl="4" w:tplc="29F2B4A6">
      <w:numFmt w:val="decimal"/>
      <w:lvlText w:val=""/>
      <w:lvlJc w:val="left"/>
    </w:lvl>
    <w:lvl w:ilvl="5" w:tplc="BECE895E">
      <w:numFmt w:val="decimal"/>
      <w:lvlText w:val=""/>
      <w:lvlJc w:val="left"/>
    </w:lvl>
    <w:lvl w:ilvl="6" w:tplc="443E497C">
      <w:numFmt w:val="decimal"/>
      <w:lvlText w:val=""/>
      <w:lvlJc w:val="left"/>
    </w:lvl>
    <w:lvl w:ilvl="7" w:tplc="98CE9F16">
      <w:numFmt w:val="decimal"/>
      <w:lvlText w:val=""/>
      <w:lvlJc w:val="left"/>
    </w:lvl>
    <w:lvl w:ilvl="8" w:tplc="9C0AB386">
      <w:numFmt w:val="decimal"/>
      <w:lvlText w:val=""/>
      <w:lvlJc w:val="left"/>
    </w:lvl>
  </w:abstractNum>
  <w:abstractNum w:abstractNumId="29" w15:restartNumberingAfterBreak="0">
    <w:nsid w:val="4C940DA5"/>
    <w:multiLevelType w:val="hybridMultilevel"/>
    <w:tmpl w:val="5A2255BC"/>
    <w:lvl w:ilvl="0" w:tplc="7BD6308A">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5B84486"/>
    <w:multiLevelType w:val="hybridMultilevel"/>
    <w:tmpl w:val="E8828418"/>
    <w:lvl w:ilvl="0" w:tplc="E7E0438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CF577A6"/>
    <w:multiLevelType w:val="multilevel"/>
    <w:tmpl w:val="FD4855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E854E37"/>
    <w:multiLevelType w:val="hybridMultilevel"/>
    <w:tmpl w:val="1C66F92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25B071B"/>
    <w:multiLevelType w:val="hybridMultilevel"/>
    <w:tmpl w:val="867849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B310858"/>
    <w:multiLevelType w:val="hybridMultilevel"/>
    <w:tmpl w:val="6F822B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FC403AF"/>
    <w:multiLevelType w:val="hybridMultilevel"/>
    <w:tmpl w:val="F9D02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DC22EC"/>
    <w:multiLevelType w:val="hybridMultilevel"/>
    <w:tmpl w:val="AA90FA30"/>
    <w:lvl w:ilvl="0" w:tplc="1AA45F78">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FB2E25"/>
    <w:multiLevelType w:val="hybridMultilevel"/>
    <w:tmpl w:val="305C9ED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6351272"/>
    <w:multiLevelType w:val="hybridMultilevel"/>
    <w:tmpl w:val="82126E8E"/>
    <w:lvl w:ilvl="0" w:tplc="119E4A7E">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A014970"/>
    <w:multiLevelType w:val="hybridMultilevel"/>
    <w:tmpl w:val="3F667552"/>
    <w:lvl w:ilvl="0" w:tplc="C42C6952">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5427535">
    <w:abstractNumId w:val="4"/>
  </w:num>
  <w:num w:numId="2" w16cid:durableId="1536456363">
    <w:abstractNumId w:val="8"/>
  </w:num>
  <w:num w:numId="3" w16cid:durableId="1937320558">
    <w:abstractNumId w:val="12"/>
  </w:num>
  <w:num w:numId="4" w16cid:durableId="1043872152">
    <w:abstractNumId w:val="22"/>
  </w:num>
  <w:num w:numId="5" w16cid:durableId="1242255840">
    <w:abstractNumId w:val="20"/>
  </w:num>
  <w:num w:numId="6" w16cid:durableId="108597689">
    <w:abstractNumId w:val="37"/>
  </w:num>
  <w:num w:numId="7" w16cid:durableId="1370184674">
    <w:abstractNumId w:val="31"/>
  </w:num>
  <w:num w:numId="8" w16cid:durableId="36246378">
    <w:abstractNumId w:val="39"/>
  </w:num>
  <w:num w:numId="9" w16cid:durableId="1539781731">
    <w:abstractNumId w:val="11"/>
  </w:num>
  <w:num w:numId="10" w16cid:durableId="1647976781">
    <w:abstractNumId w:val="19"/>
  </w:num>
  <w:num w:numId="11" w16cid:durableId="367223827">
    <w:abstractNumId w:val="38"/>
  </w:num>
  <w:num w:numId="12" w16cid:durableId="1036589472">
    <w:abstractNumId w:val="29"/>
  </w:num>
  <w:num w:numId="13" w16cid:durableId="648167985">
    <w:abstractNumId w:val="16"/>
  </w:num>
  <w:num w:numId="14" w16cid:durableId="1683165293">
    <w:abstractNumId w:val="1"/>
  </w:num>
  <w:num w:numId="15" w16cid:durableId="1849563440">
    <w:abstractNumId w:val="10"/>
  </w:num>
  <w:num w:numId="16" w16cid:durableId="1784419298">
    <w:abstractNumId w:val="34"/>
  </w:num>
  <w:num w:numId="17" w16cid:durableId="1648632395">
    <w:abstractNumId w:val="33"/>
  </w:num>
  <w:num w:numId="18" w16cid:durableId="518198697">
    <w:abstractNumId w:val="18"/>
  </w:num>
  <w:num w:numId="19" w16cid:durableId="62727976">
    <w:abstractNumId w:val="36"/>
  </w:num>
  <w:num w:numId="20" w16cid:durableId="1294212184">
    <w:abstractNumId w:val="13"/>
  </w:num>
  <w:num w:numId="21" w16cid:durableId="332412154">
    <w:abstractNumId w:val="32"/>
  </w:num>
  <w:num w:numId="22" w16cid:durableId="514805775">
    <w:abstractNumId w:val="21"/>
  </w:num>
  <w:num w:numId="23" w16cid:durableId="918293677">
    <w:abstractNumId w:val="15"/>
  </w:num>
  <w:num w:numId="24" w16cid:durableId="800415854">
    <w:abstractNumId w:val="25"/>
  </w:num>
  <w:num w:numId="25" w16cid:durableId="1358385865">
    <w:abstractNumId w:val="26"/>
  </w:num>
  <w:num w:numId="26" w16cid:durableId="113211307">
    <w:abstractNumId w:val="2"/>
  </w:num>
  <w:num w:numId="27" w16cid:durableId="1910653557">
    <w:abstractNumId w:val="7"/>
  </w:num>
  <w:num w:numId="28" w16cid:durableId="113596179">
    <w:abstractNumId w:val="24"/>
  </w:num>
  <w:num w:numId="29" w16cid:durableId="1508905568">
    <w:abstractNumId w:val="5"/>
  </w:num>
  <w:num w:numId="30" w16cid:durableId="434403327">
    <w:abstractNumId w:val="9"/>
  </w:num>
  <w:num w:numId="31" w16cid:durableId="1460142975">
    <w:abstractNumId w:val="3"/>
  </w:num>
  <w:num w:numId="32" w16cid:durableId="389498448">
    <w:abstractNumId w:val="17"/>
  </w:num>
  <w:num w:numId="33" w16cid:durableId="1354263066">
    <w:abstractNumId w:val="23"/>
  </w:num>
  <w:num w:numId="34" w16cid:durableId="329454499">
    <w:abstractNumId w:val="6"/>
  </w:num>
  <w:num w:numId="35" w16cid:durableId="1329139479">
    <w:abstractNumId w:val="14"/>
  </w:num>
  <w:num w:numId="36" w16cid:durableId="1381634924">
    <w:abstractNumId w:val="27"/>
  </w:num>
  <w:num w:numId="37" w16cid:durableId="332530571">
    <w:abstractNumId w:val="0"/>
  </w:num>
  <w:num w:numId="38" w16cid:durableId="1625426359">
    <w:abstractNumId w:val="30"/>
  </w:num>
  <w:num w:numId="39" w16cid:durableId="540938920">
    <w:abstractNumId w:val="35"/>
  </w:num>
  <w:num w:numId="40" w16cid:durableId="315886232">
    <w:abstractNumId w:val="28"/>
  </w:num>
  <w:numIdMacAtCleanup w:val="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عبدالرحمن الوابل ID 444101867">
    <w15:presenceInfo w15:providerId="AD" w15:userId="S::444101867@student.ksu.edu.sa::ed18576f-685a-4784-bece-9660f24396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036"/>
    <w:rsid w:val="00000FD3"/>
    <w:rsid w:val="000066A1"/>
    <w:rsid w:val="0000697B"/>
    <w:rsid w:val="00012E2D"/>
    <w:rsid w:val="00014BC3"/>
    <w:rsid w:val="00015D29"/>
    <w:rsid w:val="000237D3"/>
    <w:rsid w:val="00024E2B"/>
    <w:rsid w:val="000263D3"/>
    <w:rsid w:val="00026C40"/>
    <w:rsid w:val="0002744B"/>
    <w:rsid w:val="00030D48"/>
    <w:rsid w:val="00033629"/>
    <w:rsid w:val="00043113"/>
    <w:rsid w:val="0004521C"/>
    <w:rsid w:val="00050196"/>
    <w:rsid w:val="00050C29"/>
    <w:rsid w:val="000511B6"/>
    <w:rsid w:val="00053150"/>
    <w:rsid w:val="0005374E"/>
    <w:rsid w:val="00055321"/>
    <w:rsid w:val="00055A7B"/>
    <w:rsid w:val="0005749C"/>
    <w:rsid w:val="0006075F"/>
    <w:rsid w:val="00067B06"/>
    <w:rsid w:val="000704A0"/>
    <w:rsid w:val="00073982"/>
    <w:rsid w:val="00076D82"/>
    <w:rsid w:val="00080870"/>
    <w:rsid w:val="00081B1F"/>
    <w:rsid w:val="00081ED1"/>
    <w:rsid w:val="000828B0"/>
    <w:rsid w:val="00083E66"/>
    <w:rsid w:val="00085C59"/>
    <w:rsid w:val="000903AF"/>
    <w:rsid w:val="00095019"/>
    <w:rsid w:val="000A772F"/>
    <w:rsid w:val="000B1CB7"/>
    <w:rsid w:val="000B217F"/>
    <w:rsid w:val="000C6CA7"/>
    <w:rsid w:val="000D1772"/>
    <w:rsid w:val="000D44C6"/>
    <w:rsid w:val="000D52B8"/>
    <w:rsid w:val="000D672E"/>
    <w:rsid w:val="000D744C"/>
    <w:rsid w:val="000E2EFC"/>
    <w:rsid w:val="000E34CF"/>
    <w:rsid w:val="000E49DB"/>
    <w:rsid w:val="000E4F31"/>
    <w:rsid w:val="000E6FB0"/>
    <w:rsid w:val="000F3E4F"/>
    <w:rsid w:val="000F4DAE"/>
    <w:rsid w:val="00101D10"/>
    <w:rsid w:val="001031A5"/>
    <w:rsid w:val="00104003"/>
    <w:rsid w:val="0011135E"/>
    <w:rsid w:val="00113049"/>
    <w:rsid w:val="00115A5D"/>
    <w:rsid w:val="00123806"/>
    <w:rsid w:val="00127052"/>
    <w:rsid w:val="0012775B"/>
    <w:rsid w:val="00132A56"/>
    <w:rsid w:val="00132E97"/>
    <w:rsid w:val="0013502E"/>
    <w:rsid w:val="00145A1B"/>
    <w:rsid w:val="00151E9C"/>
    <w:rsid w:val="0015305A"/>
    <w:rsid w:val="00160A8A"/>
    <w:rsid w:val="00166930"/>
    <w:rsid w:val="00166A99"/>
    <w:rsid w:val="00171461"/>
    <w:rsid w:val="00172BDE"/>
    <w:rsid w:val="00173AC6"/>
    <w:rsid w:val="00174CE0"/>
    <w:rsid w:val="00180BFD"/>
    <w:rsid w:val="00180E5D"/>
    <w:rsid w:val="001810BC"/>
    <w:rsid w:val="00181925"/>
    <w:rsid w:val="00187E5E"/>
    <w:rsid w:val="00190E4C"/>
    <w:rsid w:val="00190E86"/>
    <w:rsid w:val="0019182A"/>
    <w:rsid w:val="001942A1"/>
    <w:rsid w:val="001974EC"/>
    <w:rsid w:val="00197B2D"/>
    <w:rsid w:val="001A027A"/>
    <w:rsid w:val="001A31E3"/>
    <w:rsid w:val="001A34A6"/>
    <w:rsid w:val="001A3954"/>
    <w:rsid w:val="001B035E"/>
    <w:rsid w:val="001B0DAE"/>
    <w:rsid w:val="001B26D4"/>
    <w:rsid w:val="001B62A5"/>
    <w:rsid w:val="001C4B95"/>
    <w:rsid w:val="001C4E73"/>
    <w:rsid w:val="001D0AD9"/>
    <w:rsid w:val="001E28B4"/>
    <w:rsid w:val="001F1F41"/>
    <w:rsid w:val="001F4F31"/>
    <w:rsid w:val="001F74D3"/>
    <w:rsid w:val="001F7FCA"/>
    <w:rsid w:val="00205377"/>
    <w:rsid w:val="002124C0"/>
    <w:rsid w:val="002141F0"/>
    <w:rsid w:val="00214CDF"/>
    <w:rsid w:val="0021521D"/>
    <w:rsid w:val="0022435B"/>
    <w:rsid w:val="0022569A"/>
    <w:rsid w:val="00233513"/>
    <w:rsid w:val="002375FA"/>
    <w:rsid w:val="00244D8B"/>
    <w:rsid w:val="00260DE6"/>
    <w:rsid w:val="00260E72"/>
    <w:rsid w:val="00265AEB"/>
    <w:rsid w:val="00275939"/>
    <w:rsid w:val="002779D6"/>
    <w:rsid w:val="00291937"/>
    <w:rsid w:val="002967D0"/>
    <w:rsid w:val="002974C3"/>
    <w:rsid w:val="002A176B"/>
    <w:rsid w:val="002A17B7"/>
    <w:rsid w:val="002A3600"/>
    <w:rsid w:val="002A4D68"/>
    <w:rsid w:val="002B110E"/>
    <w:rsid w:val="002B43D4"/>
    <w:rsid w:val="002B6DD7"/>
    <w:rsid w:val="002C5D7E"/>
    <w:rsid w:val="002D121A"/>
    <w:rsid w:val="002D2829"/>
    <w:rsid w:val="002D7DE3"/>
    <w:rsid w:val="002E01AC"/>
    <w:rsid w:val="002E611E"/>
    <w:rsid w:val="002E6B60"/>
    <w:rsid w:val="002E6D8E"/>
    <w:rsid w:val="002F1624"/>
    <w:rsid w:val="002F5393"/>
    <w:rsid w:val="002F5A6A"/>
    <w:rsid w:val="002F7B7E"/>
    <w:rsid w:val="00300B46"/>
    <w:rsid w:val="003049E2"/>
    <w:rsid w:val="00311272"/>
    <w:rsid w:val="0031349F"/>
    <w:rsid w:val="0031366E"/>
    <w:rsid w:val="00316CEA"/>
    <w:rsid w:val="003171E4"/>
    <w:rsid w:val="00322F8A"/>
    <w:rsid w:val="00323705"/>
    <w:rsid w:val="00331AE9"/>
    <w:rsid w:val="00332E19"/>
    <w:rsid w:val="003330F7"/>
    <w:rsid w:val="00333CF6"/>
    <w:rsid w:val="00334F55"/>
    <w:rsid w:val="00342915"/>
    <w:rsid w:val="003442EC"/>
    <w:rsid w:val="00345B12"/>
    <w:rsid w:val="003530FD"/>
    <w:rsid w:val="0035439A"/>
    <w:rsid w:val="003621CF"/>
    <w:rsid w:val="00371A8D"/>
    <w:rsid w:val="00371E39"/>
    <w:rsid w:val="00373426"/>
    <w:rsid w:val="00376FAA"/>
    <w:rsid w:val="00385A59"/>
    <w:rsid w:val="003921D7"/>
    <w:rsid w:val="003963E6"/>
    <w:rsid w:val="003964FD"/>
    <w:rsid w:val="00397BF5"/>
    <w:rsid w:val="003A309E"/>
    <w:rsid w:val="003A3109"/>
    <w:rsid w:val="003A3B25"/>
    <w:rsid w:val="003B035A"/>
    <w:rsid w:val="003B41D1"/>
    <w:rsid w:val="003B530E"/>
    <w:rsid w:val="003B7E10"/>
    <w:rsid w:val="003C5C58"/>
    <w:rsid w:val="003D3CEB"/>
    <w:rsid w:val="003D49CB"/>
    <w:rsid w:val="003D5237"/>
    <w:rsid w:val="003D52B3"/>
    <w:rsid w:val="003E375F"/>
    <w:rsid w:val="003F26FC"/>
    <w:rsid w:val="0041094A"/>
    <w:rsid w:val="0041128D"/>
    <w:rsid w:val="00411DBE"/>
    <w:rsid w:val="00416FBF"/>
    <w:rsid w:val="00422701"/>
    <w:rsid w:val="00422B3F"/>
    <w:rsid w:val="00425943"/>
    <w:rsid w:val="004308AB"/>
    <w:rsid w:val="00432C65"/>
    <w:rsid w:val="0043305A"/>
    <w:rsid w:val="00434E46"/>
    <w:rsid w:val="00436DB1"/>
    <w:rsid w:val="004370C5"/>
    <w:rsid w:val="00441B82"/>
    <w:rsid w:val="004451BD"/>
    <w:rsid w:val="004529CB"/>
    <w:rsid w:val="004571AA"/>
    <w:rsid w:val="004575CF"/>
    <w:rsid w:val="00460315"/>
    <w:rsid w:val="0046258E"/>
    <w:rsid w:val="00467646"/>
    <w:rsid w:val="0047165F"/>
    <w:rsid w:val="0047423E"/>
    <w:rsid w:val="004764B8"/>
    <w:rsid w:val="00480596"/>
    <w:rsid w:val="00484126"/>
    <w:rsid w:val="004850D5"/>
    <w:rsid w:val="00485C8A"/>
    <w:rsid w:val="00493F06"/>
    <w:rsid w:val="00494100"/>
    <w:rsid w:val="004A4704"/>
    <w:rsid w:val="004A7CD4"/>
    <w:rsid w:val="004A7F13"/>
    <w:rsid w:val="004B0A35"/>
    <w:rsid w:val="004B4928"/>
    <w:rsid w:val="004B7583"/>
    <w:rsid w:val="004C296E"/>
    <w:rsid w:val="004C7D5E"/>
    <w:rsid w:val="004D2A7E"/>
    <w:rsid w:val="004D3B2F"/>
    <w:rsid w:val="004D4DE2"/>
    <w:rsid w:val="004D688F"/>
    <w:rsid w:val="004E1998"/>
    <w:rsid w:val="004E238F"/>
    <w:rsid w:val="004E569A"/>
    <w:rsid w:val="004F27A5"/>
    <w:rsid w:val="004F5453"/>
    <w:rsid w:val="00500D78"/>
    <w:rsid w:val="00503717"/>
    <w:rsid w:val="005049E4"/>
    <w:rsid w:val="00510796"/>
    <w:rsid w:val="0051276A"/>
    <w:rsid w:val="005132FF"/>
    <w:rsid w:val="005159C7"/>
    <w:rsid w:val="00525EC6"/>
    <w:rsid w:val="00530A7B"/>
    <w:rsid w:val="0053194D"/>
    <w:rsid w:val="00545647"/>
    <w:rsid w:val="0054641A"/>
    <w:rsid w:val="00557A04"/>
    <w:rsid w:val="00560369"/>
    <w:rsid w:val="005701B9"/>
    <w:rsid w:val="005757E4"/>
    <w:rsid w:val="00581A14"/>
    <w:rsid w:val="00583F1E"/>
    <w:rsid w:val="005842C5"/>
    <w:rsid w:val="00584527"/>
    <w:rsid w:val="005917DE"/>
    <w:rsid w:val="00593245"/>
    <w:rsid w:val="005934F1"/>
    <w:rsid w:val="0059619E"/>
    <w:rsid w:val="005A0398"/>
    <w:rsid w:val="005A36D3"/>
    <w:rsid w:val="005A6F89"/>
    <w:rsid w:val="005B13B3"/>
    <w:rsid w:val="005B16E3"/>
    <w:rsid w:val="005B1D1A"/>
    <w:rsid w:val="005B327F"/>
    <w:rsid w:val="005B501C"/>
    <w:rsid w:val="005B6FBA"/>
    <w:rsid w:val="005C201F"/>
    <w:rsid w:val="005C38AA"/>
    <w:rsid w:val="005C4FD6"/>
    <w:rsid w:val="005C5DB5"/>
    <w:rsid w:val="005D0EC3"/>
    <w:rsid w:val="005D0EEC"/>
    <w:rsid w:val="005D1454"/>
    <w:rsid w:val="005D2B6C"/>
    <w:rsid w:val="005D2E45"/>
    <w:rsid w:val="005D5D5C"/>
    <w:rsid w:val="005D7056"/>
    <w:rsid w:val="005E062B"/>
    <w:rsid w:val="005E569F"/>
    <w:rsid w:val="005E6311"/>
    <w:rsid w:val="005E64B0"/>
    <w:rsid w:val="005F4D5B"/>
    <w:rsid w:val="006008BC"/>
    <w:rsid w:val="00606FFE"/>
    <w:rsid w:val="006111FA"/>
    <w:rsid w:val="00611C9B"/>
    <w:rsid w:val="00611FB5"/>
    <w:rsid w:val="0061586F"/>
    <w:rsid w:val="00624B55"/>
    <w:rsid w:val="00624E0C"/>
    <w:rsid w:val="00631693"/>
    <w:rsid w:val="00637BAE"/>
    <w:rsid w:val="00644BAB"/>
    <w:rsid w:val="00644E30"/>
    <w:rsid w:val="00645812"/>
    <w:rsid w:val="00650FBE"/>
    <w:rsid w:val="006510B6"/>
    <w:rsid w:val="00651177"/>
    <w:rsid w:val="00654DA3"/>
    <w:rsid w:val="006619D0"/>
    <w:rsid w:val="00661E29"/>
    <w:rsid w:val="00666C6B"/>
    <w:rsid w:val="00667D60"/>
    <w:rsid w:val="00670927"/>
    <w:rsid w:val="00672CCC"/>
    <w:rsid w:val="00676134"/>
    <w:rsid w:val="00676137"/>
    <w:rsid w:val="00683F98"/>
    <w:rsid w:val="00685886"/>
    <w:rsid w:val="0068645B"/>
    <w:rsid w:val="00693AA2"/>
    <w:rsid w:val="00693C67"/>
    <w:rsid w:val="0069405A"/>
    <w:rsid w:val="006B1D24"/>
    <w:rsid w:val="006B3A1C"/>
    <w:rsid w:val="006C0CEF"/>
    <w:rsid w:val="006C0ED9"/>
    <w:rsid w:val="006C13AB"/>
    <w:rsid w:val="006C13ED"/>
    <w:rsid w:val="006C5FB2"/>
    <w:rsid w:val="006C62E9"/>
    <w:rsid w:val="006D27F0"/>
    <w:rsid w:val="006D36AB"/>
    <w:rsid w:val="006D777D"/>
    <w:rsid w:val="006D7EB7"/>
    <w:rsid w:val="006E2CAE"/>
    <w:rsid w:val="006E4FDB"/>
    <w:rsid w:val="006E5009"/>
    <w:rsid w:val="00703434"/>
    <w:rsid w:val="00703466"/>
    <w:rsid w:val="0071135D"/>
    <w:rsid w:val="00712F4E"/>
    <w:rsid w:val="0071321E"/>
    <w:rsid w:val="00713D45"/>
    <w:rsid w:val="00716F80"/>
    <w:rsid w:val="00726FFE"/>
    <w:rsid w:val="00727C9E"/>
    <w:rsid w:val="00727D5A"/>
    <w:rsid w:val="00731D39"/>
    <w:rsid w:val="007334DB"/>
    <w:rsid w:val="0073650A"/>
    <w:rsid w:val="007440F6"/>
    <w:rsid w:val="00750006"/>
    <w:rsid w:val="007520A0"/>
    <w:rsid w:val="007634BB"/>
    <w:rsid w:val="007644A4"/>
    <w:rsid w:val="007822B8"/>
    <w:rsid w:val="0078302D"/>
    <w:rsid w:val="007876E7"/>
    <w:rsid w:val="00794FED"/>
    <w:rsid w:val="007960FF"/>
    <w:rsid w:val="007A20CF"/>
    <w:rsid w:val="007A41B5"/>
    <w:rsid w:val="007A5B3A"/>
    <w:rsid w:val="007C1028"/>
    <w:rsid w:val="007C2FFC"/>
    <w:rsid w:val="007C61D2"/>
    <w:rsid w:val="007D202E"/>
    <w:rsid w:val="007E4E01"/>
    <w:rsid w:val="007E546F"/>
    <w:rsid w:val="007E6BAC"/>
    <w:rsid w:val="007E73CF"/>
    <w:rsid w:val="007F0749"/>
    <w:rsid w:val="007F3149"/>
    <w:rsid w:val="007F7847"/>
    <w:rsid w:val="00817A13"/>
    <w:rsid w:val="008220E6"/>
    <w:rsid w:val="00824CAB"/>
    <w:rsid w:val="00826C03"/>
    <w:rsid w:val="00830D33"/>
    <w:rsid w:val="0083365F"/>
    <w:rsid w:val="00836AD1"/>
    <w:rsid w:val="00837F48"/>
    <w:rsid w:val="00842428"/>
    <w:rsid w:val="0084640B"/>
    <w:rsid w:val="00854ACB"/>
    <w:rsid w:val="00863394"/>
    <w:rsid w:val="00863A53"/>
    <w:rsid w:val="00864A89"/>
    <w:rsid w:val="00865315"/>
    <w:rsid w:val="00876B74"/>
    <w:rsid w:val="008817B5"/>
    <w:rsid w:val="00885CAD"/>
    <w:rsid w:val="00892CD3"/>
    <w:rsid w:val="008944D2"/>
    <w:rsid w:val="008964FC"/>
    <w:rsid w:val="008A0DF3"/>
    <w:rsid w:val="008A512B"/>
    <w:rsid w:val="008C18F9"/>
    <w:rsid w:val="008C1CE9"/>
    <w:rsid w:val="008C4C05"/>
    <w:rsid w:val="008C51E9"/>
    <w:rsid w:val="008C761A"/>
    <w:rsid w:val="008D17FB"/>
    <w:rsid w:val="008D48BC"/>
    <w:rsid w:val="008D6629"/>
    <w:rsid w:val="008E4556"/>
    <w:rsid w:val="008F0EDE"/>
    <w:rsid w:val="008F2606"/>
    <w:rsid w:val="0090501A"/>
    <w:rsid w:val="00906F87"/>
    <w:rsid w:val="00907B72"/>
    <w:rsid w:val="00912DD6"/>
    <w:rsid w:val="00912FB4"/>
    <w:rsid w:val="00913908"/>
    <w:rsid w:val="00914036"/>
    <w:rsid w:val="00916302"/>
    <w:rsid w:val="00920E83"/>
    <w:rsid w:val="00924CB2"/>
    <w:rsid w:val="00925066"/>
    <w:rsid w:val="00925950"/>
    <w:rsid w:val="009420CA"/>
    <w:rsid w:val="00944301"/>
    <w:rsid w:val="00945601"/>
    <w:rsid w:val="00945D62"/>
    <w:rsid w:val="0094674C"/>
    <w:rsid w:val="00950E88"/>
    <w:rsid w:val="00954325"/>
    <w:rsid w:val="00961312"/>
    <w:rsid w:val="00961AA4"/>
    <w:rsid w:val="009632A9"/>
    <w:rsid w:val="00967ABD"/>
    <w:rsid w:val="00967B82"/>
    <w:rsid w:val="00972D9A"/>
    <w:rsid w:val="00990FC0"/>
    <w:rsid w:val="009957F3"/>
    <w:rsid w:val="009963C9"/>
    <w:rsid w:val="009A1919"/>
    <w:rsid w:val="009A32A4"/>
    <w:rsid w:val="009A7936"/>
    <w:rsid w:val="009B4AC4"/>
    <w:rsid w:val="009C1642"/>
    <w:rsid w:val="009C1EBA"/>
    <w:rsid w:val="009C22BB"/>
    <w:rsid w:val="009C5BFD"/>
    <w:rsid w:val="009C6D4F"/>
    <w:rsid w:val="009C7607"/>
    <w:rsid w:val="009D19DF"/>
    <w:rsid w:val="009D4B1B"/>
    <w:rsid w:val="009E1FE1"/>
    <w:rsid w:val="009F6114"/>
    <w:rsid w:val="009F6C25"/>
    <w:rsid w:val="00A00E37"/>
    <w:rsid w:val="00A01ED2"/>
    <w:rsid w:val="00A11BC2"/>
    <w:rsid w:val="00A16753"/>
    <w:rsid w:val="00A1723E"/>
    <w:rsid w:val="00A2031C"/>
    <w:rsid w:val="00A21DD0"/>
    <w:rsid w:val="00A2376D"/>
    <w:rsid w:val="00A24F98"/>
    <w:rsid w:val="00A25572"/>
    <w:rsid w:val="00A264CB"/>
    <w:rsid w:val="00A26661"/>
    <w:rsid w:val="00A31937"/>
    <w:rsid w:val="00A34A03"/>
    <w:rsid w:val="00A36399"/>
    <w:rsid w:val="00A36687"/>
    <w:rsid w:val="00A42AC4"/>
    <w:rsid w:val="00A471FF"/>
    <w:rsid w:val="00A52376"/>
    <w:rsid w:val="00A55649"/>
    <w:rsid w:val="00A564B3"/>
    <w:rsid w:val="00A605A9"/>
    <w:rsid w:val="00A70BA0"/>
    <w:rsid w:val="00A70FED"/>
    <w:rsid w:val="00A7103D"/>
    <w:rsid w:val="00A87A75"/>
    <w:rsid w:val="00A91524"/>
    <w:rsid w:val="00A92717"/>
    <w:rsid w:val="00A94EDD"/>
    <w:rsid w:val="00A95930"/>
    <w:rsid w:val="00AA0BA7"/>
    <w:rsid w:val="00AA46D8"/>
    <w:rsid w:val="00AA6739"/>
    <w:rsid w:val="00AA6CE2"/>
    <w:rsid w:val="00AB5E80"/>
    <w:rsid w:val="00AC48ED"/>
    <w:rsid w:val="00AC4F67"/>
    <w:rsid w:val="00AC6E8A"/>
    <w:rsid w:val="00AC6EDD"/>
    <w:rsid w:val="00AD389A"/>
    <w:rsid w:val="00AD70D2"/>
    <w:rsid w:val="00AE0441"/>
    <w:rsid w:val="00AE1CFE"/>
    <w:rsid w:val="00AE43DF"/>
    <w:rsid w:val="00AE6425"/>
    <w:rsid w:val="00AE6809"/>
    <w:rsid w:val="00AF1E30"/>
    <w:rsid w:val="00B00A2C"/>
    <w:rsid w:val="00B1079E"/>
    <w:rsid w:val="00B10A50"/>
    <w:rsid w:val="00B1130C"/>
    <w:rsid w:val="00B166D2"/>
    <w:rsid w:val="00B16A58"/>
    <w:rsid w:val="00B21180"/>
    <w:rsid w:val="00B24146"/>
    <w:rsid w:val="00B25001"/>
    <w:rsid w:val="00B253AD"/>
    <w:rsid w:val="00B27940"/>
    <w:rsid w:val="00B27E6A"/>
    <w:rsid w:val="00B310E6"/>
    <w:rsid w:val="00B332AF"/>
    <w:rsid w:val="00B37E87"/>
    <w:rsid w:val="00B4210F"/>
    <w:rsid w:val="00B452A5"/>
    <w:rsid w:val="00B4681F"/>
    <w:rsid w:val="00B50BE1"/>
    <w:rsid w:val="00B53C9E"/>
    <w:rsid w:val="00B54B72"/>
    <w:rsid w:val="00B569CC"/>
    <w:rsid w:val="00B576DF"/>
    <w:rsid w:val="00B60E9C"/>
    <w:rsid w:val="00B64CA8"/>
    <w:rsid w:val="00B66446"/>
    <w:rsid w:val="00B712A8"/>
    <w:rsid w:val="00B72C86"/>
    <w:rsid w:val="00B732AF"/>
    <w:rsid w:val="00B77A69"/>
    <w:rsid w:val="00B816F8"/>
    <w:rsid w:val="00B82951"/>
    <w:rsid w:val="00B85C07"/>
    <w:rsid w:val="00B96179"/>
    <w:rsid w:val="00BA61DC"/>
    <w:rsid w:val="00BA75F9"/>
    <w:rsid w:val="00BA7622"/>
    <w:rsid w:val="00BB52F6"/>
    <w:rsid w:val="00BC1211"/>
    <w:rsid w:val="00BC1955"/>
    <w:rsid w:val="00BC29AB"/>
    <w:rsid w:val="00BC3E9B"/>
    <w:rsid w:val="00BC40C7"/>
    <w:rsid w:val="00BC4BC6"/>
    <w:rsid w:val="00BD0AB8"/>
    <w:rsid w:val="00BE54C0"/>
    <w:rsid w:val="00BE78B3"/>
    <w:rsid w:val="00BF13B5"/>
    <w:rsid w:val="00BF2CF6"/>
    <w:rsid w:val="00BF5279"/>
    <w:rsid w:val="00BF79D3"/>
    <w:rsid w:val="00C00D05"/>
    <w:rsid w:val="00C030EB"/>
    <w:rsid w:val="00C06A72"/>
    <w:rsid w:val="00C12D81"/>
    <w:rsid w:val="00C13FAC"/>
    <w:rsid w:val="00C168D0"/>
    <w:rsid w:val="00C17776"/>
    <w:rsid w:val="00C21BB3"/>
    <w:rsid w:val="00C244C5"/>
    <w:rsid w:val="00C26D79"/>
    <w:rsid w:val="00C26F59"/>
    <w:rsid w:val="00C36095"/>
    <w:rsid w:val="00C43E62"/>
    <w:rsid w:val="00C47FF0"/>
    <w:rsid w:val="00C50DED"/>
    <w:rsid w:val="00C51AF2"/>
    <w:rsid w:val="00C527F2"/>
    <w:rsid w:val="00C56DBD"/>
    <w:rsid w:val="00C6115E"/>
    <w:rsid w:val="00C62193"/>
    <w:rsid w:val="00C65AF9"/>
    <w:rsid w:val="00C65E92"/>
    <w:rsid w:val="00C73B6C"/>
    <w:rsid w:val="00C91089"/>
    <w:rsid w:val="00C94678"/>
    <w:rsid w:val="00CA1291"/>
    <w:rsid w:val="00CA6B25"/>
    <w:rsid w:val="00CB1368"/>
    <w:rsid w:val="00CB3858"/>
    <w:rsid w:val="00CC20AC"/>
    <w:rsid w:val="00CC5271"/>
    <w:rsid w:val="00CC60B1"/>
    <w:rsid w:val="00CD5524"/>
    <w:rsid w:val="00CE0F87"/>
    <w:rsid w:val="00CE5B9E"/>
    <w:rsid w:val="00CE5E13"/>
    <w:rsid w:val="00CF32C7"/>
    <w:rsid w:val="00D000A3"/>
    <w:rsid w:val="00D0453B"/>
    <w:rsid w:val="00D117FE"/>
    <w:rsid w:val="00D17B7F"/>
    <w:rsid w:val="00D20F03"/>
    <w:rsid w:val="00D22CE3"/>
    <w:rsid w:val="00D241DC"/>
    <w:rsid w:val="00D253C9"/>
    <w:rsid w:val="00D2727D"/>
    <w:rsid w:val="00D361C8"/>
    <w:rsid w:val="00D43CE8"/>
    <w:rsid w:val="00D453FE"/>
    <w:rsid w:val="00D540EA"/>
    <w:rsid w:val="00D54136"/>
    <w:rsid w:val="00D70C12"/>
    <w:rsid w:val="00D72760"/>
    <w:rsid w:val="00D74FF7"/>
    <w:rsid w:val="00D76C72"/>
    <w:rsid w:val="00D870F4"/>
    <w:rsid w:val="00D87C5F"/>
    <w:rsid w:val="00D905B3"/>
    <w:rsid w:val="00D937F5"/>
    <w:rsid w:val="00D978AD"/>
    <w:rsid w:val="00DA017D"/>
    <w:rsid w:val="00DA6AB4"/>
    <w:rsid w:val="00DB5B27"/>
    <w:rsid w:val="00DC1B04"/>
    <w:rsid w:val="00DC52CD"/>
    <w:rsid w:val="00DC77D2"/>
    <w:rsid w:val="00DC7E09"/>
    <w:rsid w:val="00DD030E"/>
    <w:rsid w:val="00DD5F44"/>
    <w:rsid w:val="00DE15B2"/>
    <w:rsid w:val="00DE18A4"/>
    <w:rsid w:val="00DF0AFC"/>
    <w:rsid w:val="00DF1094"/>
    <w:rsid w:val="00DF3ABA"/>
    <w:rsid w:val="00E02625"/>
    <w:rsid w:val="00E117D9"/>
    <w:rsid w:val="00E27491"/>
    <w:rsid w:val="00E3145A"/>
    <w:rsid w:val="00E324FD"/>
    <w:rsid w:val="00E339A4"/>
    <w:rsid w:val="00E450E6"/>
    <w:rsid w:val="00E4652A"/>
    <w:rsid w:val="00E4676E"/>
    <w:rsid w:val="00E50EE6"/>
    <w:rsid w:val="00E51F59"/>
    <w:rsid w:val="00E614A1"/>
    <w:rsid w:val="00E62336"/>
    <w:rsid w:val="00E6638F"/>
    <w:rsid w:val="00E74A8A"/>
    <w:rsid w:val="00E74DED"/>
    <w:rsid w:val="00E75D3E"/>
    <w:rsid w:val="00E75E24"/>
    <w:rsid w:val="00E77D5A"/>
    <w:rsid w:val="00E80621"/>
    <w:rsid w:val="00E819E8"/>
    <w:rsid w:val="00E846BE"/>
    <w:rsid w:val="00E864E9"/>
    <w:rsid w:val="00E8708A"/>
    <w:rsid w:val="00EA1617"/>
    <w:rsid w:val="00EA56AC"/>
    <w:rsid w:val="00EA58EB"/>
    <w:rsid w:val="00EB535D"/>
    <w:rsid w:val="00EC0D70"/>
    <w:rsid w:val="00EC469D"/>
    <w:rsid w:val="00EC6CDF"/>
    <w:rsid w:val="00ED0CF8"/>
    <w:rsid w:val="00ED0FE2"/>
    <w:rsid w:val="00ED236C"/>
    <w:rsid w:val="00ED483E"/>
    <w:rsid w:val="00ED64DB"/>
    <w:rsid w:val="00EE5524"/>
    <w:rsid w:val="00EE6120"/>
    <w:rsid w:val="00EE7A40"/>
    <w:rsid w:val="00EF18F9"/>
    <w:rsid w:val="00EF6872"/>
    <w:rsid w:val="00F04EAB"/>
    <w:rsid w:val="00F1565E"/>
    <w:rsid w:val="00F16726"/>
    <w:rsid w:val="00F23EAC"/>
    <w:rsid w:val="00F37674"/>
    <w:rsid w:val="00F424C3"/>
    <w:rsid w:val="00F4596D"/>
    <w:rsid w:val="00F462EF"/>
    <w:rsid w:val="00F5093C"/>
    <w:rsid w:val="00F51131"/>
    <w:rsid w:val="00F52DE9"/>
    <w:rsid w:val="00F57834"/>
    <w:rsid w:val="00F6135A"/>
    <w:rsid w:val="00F70DA2"/>
    <w:rsid w:val="00F71884"/>
    <w:rsid w:val="00F73653"/>
    <w:rsid w:val="00F7568C"/>
    <w:rsid w:val="00F83E41"/>
    <w:rsid w:val="00F852F0"/>
    <w:rsid w:val="00F85C44"/>
    <w:rsid w:val="00F9484D"/>
    <w:rsid w:val="00F95E57"/>
    <w:rsid w:val="00F97111"/>
    <w:rsid w:val="00FA3FD9"/>
    <w:rsid w:val="00FA4376"/>
    <w:rsid w:val="00FA6FCC"/>
    <w:rsid w:val="00FA7ECB"/>
    <w:rsid w:val="00FB26D3"/>
    <w:rsid w:val="00FB5351"/>
    <w:rsid w:val="00FB56BD"/>
    <w:rsid w:val="00FB6734"/>
    <w:rsid w:val="00FC1D07"/>
    <w:rsid w:val="00FC4399"/>
    <w:rsid w:val="00FC48DB"/>
    <w:rsid w:val="00FC4B4D"/>
    <w:rsid w:val="00FD1D9B"/>
    <w:rsid w:val="00FE1973"/>
    <w:rsid w:val="00FE4074"/>
    <w:rsid w:val="00FF4350"/>
    <w:rsid w:val="00FF4DC8"/>
    <w:rsid w:val="00FF4F40"/>
    <w:rsid w:val="00FF729D"/>
    <w:rsid w:val="02D065A7"/>
    <w:rsid w:val="1626D3F6"/>
    <w:rsid w:val="291B630C"/>
    <w:rsid w:val="368A2567"/>
    <w:rsid w:val="5DD4BE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0CCF2E"/>
  <w15:docId w15:val="{7F85E69C-0479-5746-8F46-BFDB32CB4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E5D"/>
  </w:style>
  <w:style w:type="paragraph" w:styleId="Heading1">
    <w:name w:val="heading 1"/>
    <w:basedOn w:val="Normal"/>
    <w:next w:val="Normal"/>
    <w:uiPriority w:val="9"/>
    <w:qFormat/>
    <w:pPr>
      <w:keepNext/>
      <w:keepLines/>
      <w:spacing w:before="360" w:after="120"/>
      <w:outlineLvl w:val="0"/>
    </w:pPr>
    <w:rPr>
      <w:b/>
      <w:bCs/>
      <w:color w:val="000000"/>
      <w:sz w:val="32"/>
      <w:szCs w:val="32"/>
    </w:rPr>
  </w:style>
  <w:style w:type="paragraph" w:styleId="Heading2">
    <w:name w:val="heading 2"/>
    <w:basedOn w:val="Normal"/>
    <w:next w:val="Normal"/>
    <w:uiPriority w:val="9"/>
    <w:unhideWhenUsed/>
    <w:qFormat/>
    <w:pPr>
      <w:outlineLvl w:val="1"/>
    </w:pPr>
    <w:rPr>
      <w:b/>
      <w:bCs/>
      <w:sz w:val="28"/>
      <w:szCs w:val="28"/>
    </w:rPr>
  </w:style>
  <w:style w:type="paragraph" w:styleId="Heading3">
    <w:name w:val="heading 3"/>
    <w:basedOn w:val="Normal"/>
    <w:next w:val="Normal"/>
    <w:link w:val="Heading3Char"/>
    <w:uiPriority w:val="9"/>
    <w:unhideWhenUsed/>
    <w:qFormat/>
    <w:pPr>
      <w:keepNext/>
      <w:keepLines/>
      <w:spacing w:before="200" w:after="0"/>
      <w:outlineLvl w:val="2"/>
    </w:pPr>
    <w:rPr>
      <w:b/>
      <w:bCs/>
      <w:color w:val="000000"/>
    </w:rPr>
  </w:style>
  <w:style w:type="paragraph" w:styleId="Heading4">
    <w:name w:val="heading 4"/>
    <w:basedOn w:val="Normal"/>
    <w:next w:val="Normal"/>
    <w:link w:val="Heading4Char"/>
    <w:uiPriority w:val="9"/>
    <w:unhideWhenUsed/>
    <w:qFormat/>
    <w:rsid w:val="00503717"/>
    <w:pPr>
      <w:keepNext/>
      <w:keepLines/>
      <w:spacing w:before="200" w:after="0"/>
      <w:outlineLvl w:val="3"/>
    </w:pPr>
    <w:rPr>
      <w:b/>
      <w:bCs/>
      <w:iCs/>
      <w:color w:val="000000"/>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paragraph" w:styleId="Caption">
    <w:name w:val="caption"/>
    <w:basedOn w:val="Normal"/>
    <w:next w:val="Normal"/>
    <w:uiPriority w:val="35"/>
    <w:unhideWhenUsed/>
    <w:qFormat/>
    <w:rsid w:val="003F26FC"/>
    <w:pPr>
      <w:spacing w:line="240" w:lineRule="auto"/>
      <w:jc w:val="center"/>
    </w:pPr>
    <w:rPr>
      <w:color w:val="000000" w:themeColor="text1"/>
      <w:sz w:val="22"/>
      <w:szCs w:val="22"/>
      <w:lang w:val="en-US"/>
    </w:rPr>
  </w:style>
  <w:style w:type="character" w:customStyle="1" w:styleId="apple-converted-space">
    <w:name w:val="apple-converted-space"/>
    <w:basedOn w:val="DefaultParagraphFont"/>
    <w:rsid w:val="00BE54C0"/>
  </w:style>
  <w:style w:type="character" w:styleId="Strong">
    <w:name w:val="Strong"/>
    <w:basedOn w:val="DefaultParagraphFont"/>
    <w:uiPriority w:val="22"/>
    <w:qFormat/>
    <w:rsid w:val="00BE54C0"/>
    <w:rPr>
      <w:b/>
      <w:bCs/>
    </w:rPr>
  </w:style>
  <w:style w:type="paragraph" w:styleId="Header">
    <w:name w:val="header"/>
    <w:basedOn w:val="Normal"/>
    <w:link w:val="HeaderChar"/>
    <w:uiPriority w:val="99"/>
    <w:unhideWhenUsed/>
    <w:rsid w:val="00BE54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4C0"/>
  </w:style>
  <w:style w:type="paragraph" w:styleId="Footer">
    <w:name w:val="footer"/>
    <w:basedOn w:val="Normal"/>
    <w:link w:val="FooterChar"/>
    <w:uiPriority w:val="99"/>
    <w:unhideWhenUsed/>
    <w:rsid w:val="00BE54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4C0"/>
  </w:style>
  <w:style w:type="paragraph" w:styleId="TOC1">
    <w:name w:val="toc 1"/>
    <w:basedOn w:val="Normal"/>
    <w:next w:val="Normal"/>
    <w:autoRedefine/>
    <w:uiPriority w:val="39"/>
    <w:unhideWhenUsed/>
    <w:rsid w:val="001C4E73"/>
    <w:pPr>
      <w:tabs>
        <w:tab w:val="right" w:pos="8636"/>
      </w:tabs>
      <w:spacing w:after="0"/>
    </w:pPr>
    <w:rPr>
      <w:rFonts w:asciiTheme="majorBidi" w:hAnsiTheme="majorBidi" w:cstheme="majorHAnsi"/>
      <w:b/>
      <w:bCs/>
      <w:caps/>
      <w:szCs w:val="28"/>
    </w:rPr>
  </w:style>
  <w:style w:type="paragraph" w:styleId="TOC2">
    <w:name w:val="toc 2"/>
    <w:basedOn w:val="Normal"/>
    <w:next w:val="Normal"/>
    <w:autoRedefine/>
    <w:uiPriority w:val="39"/>
    <w:unhideWhenUsed/>
    <w:rsid w:val="00503717"/>
    <w:pPr>
      <w:tabs>
        <w:tab w:val="right" w:pos="8636"/>
      </w:tabs>
      <w:spacing w:after="0"/>
    </w:pPr>
    <w:rPr>
      <w:rFonts w:asciiTheme="minorHAnsi" w:hAnsiTheme="minorHAnsi"/>
      <w:b/>
      <w:bCs/>
      <w:sz w:val="20"/>
    </w:rPr>
  </w:style>
  <w:style w:type="character" w:styleId="Hyperlink">
    <w:name w:val="Hyperlink"/>
    <w:basedOn w:val="DefaultParagraphFont"/>
    <w:uiPriority w:val="99"/>
    <w:unhideWhenUsed/>
    <w:rsid w:val="00411DBE"/>
    <w:rPr>
      <w:color w:val="0000FF" w:themeColor="hyperlink"/>
      <w:u w:val="single"/>
    </w:rPr>
  </w:style>
  <w:style w:type="paragraph" w:styleId="ListParagraph">
    <w:name w:val="List Paragraph"/>
    <w:basedOn w:val="Normal"/>
    <w:uiPriority w:val="34"/>
    <w:qFormat/>
    <w:rsid w:val="00411DBE"/>
    <w:pPr>
      <w:ind w:left="720"/>
      <w:contextualSpacing/>
    </w:pPr>
  </w:style>
  <w:style w:type="table" w:styleId="TableGrid">
    <w:name w:val="Table Grid"/>
    <w:basedOn w:val="TableNormal"/>
    <w:uiPriority w:val="39"/>
    <w:rsid w:val="005B327F"/>
    <w:pPr>
      <w:spacing w:after="0" w:line="240" w:lineRule="auto"/>
    </w:pPr>
    <w:rPr>
      <w:rFonts w:ascii="Aptos" w:eastAsia="Aptos" w:hAnsi="Aptos" w:cs="Arial"/>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43E62"/>
    <w:pPr>
      <w:numPr>
        <w:numId w:val="10"/>
      </w:numPr>
    </w:pPr>
  </w:style>
  <w:style w:type="paragraph" w:customStyle="1" w:styleId="whitespace-normal">
    <w:name w:val="whitespace-normal"/>
    <w:basedOn w:val="Normal"/>
    <w:rsid w:val="00C43E62"/>
    <w:pPr>
      <w:spacing w:before="100" w:beforeAutospacing="1" w:after="100" w:afterAutospacing="1" w:line="240" w:lineRule="auto"/>
    </w:pPr>
  </w:style>
  <w:style w:type="character" w:styleId="UnresolvedMention">
    <w:name w:val="Unresolved Mention"/>
    <w:basedOn w:val="DefaultParagraphFont"/>
    <w:uiPriority w:val="99"/>
    <w:semiHidden/>
    <w:unhideWhenUsed/>
    <w:rsid w:val="00C51AF2"/>
    <w:rPr>
      <w:color w:val="605E5C"/>
      <w:shd w:val="clear" w:color="auto" w:fill="E1DFDD"/>
    </w:rPr>
  </w:style>
  <w:style w:type="character" w:styleId="FollowedHyperlink">
    <w:name w:val="FollowedHyperlink"/>
    <w:basedOn w:val="DefaultParagraphFont"/>
    <w:uiPriority w:val="99"/>
    <w:semiHidden/>
    <w:unhideWhenUsed/>
    <w:rsid w:val="00015D29"/>
    <w:rPr>
      <w:color w:val="800080" w:themeColor="followedHyperlink"/>
      <w:u w:val="single"/>
    </w:rPr>
  </w:style>
  <w:style w:type="paragraph" w:styleId="TOC3">
    <w:name w:val="toc 3"/>
    <w:basedOn w:val="Normal"/>
    <w:next w:val="Normal"/>
    <w:autoRedefine/>
    <w:uiPriority w:val="39"/>
    <w:unhideWhenUsed/>
    <w:rsid w:val="006C13AB"/>
    <w:pPr>
      <w:spacing w:after="0"/>
      <w:ind w:left="240"/>
    </w:pPr>
    <w:rPr>
      <w:rFonts w:asciiTheme="minorHAnsi" w:hAnsiTheme="minorHAnsi"/>
      <w:sz w:val="20"/>
    </w:rPr>
  </w:style>
  <w:style w:type="paragraph" w:styleId="TOCHeading">
    <w:name w:val="TOC Heading"/>
    <w:basedOn w:val="Heading1"/>
    <w:next w:val="Normal"/>
    <w:uiPriority w:val="39"/>
    <w:unhideWhenUsed/>
    <w:qFormat/>
    <w:rsid w:val="00B576DF"/>
    <w:pPr>
      <w:spacing w:before="240" w:after="0" w:line="259" w:lineRule="auto"/>
      <w:outlineLvl w:val="9"/>
    </w:pPr>
    <w:rPr>
      <w:rFonts w:asciiTheme="majorHAnsi" w:eastAsiaTheme="majorEastAsia" w:hAnsiTheme="majorHAnsi" w:cstheme="majorBidi"/>
      <w:b w:val="0"/>
      <w:bCs w:val="0"/>
      <w:color w:val="365F91" w:themeColor="accent1" w:themeShade="BF"/>
      <w:lang w:val="en-US"/>
    </w:rPr>
  </w:style>
  <w:style w:type="paragraph" w:styleId="TableofFigures">
    <w:name w:val="table of figures"/>
    <w:basedOn w:val="Normal"/>
    <w:next w:val="Normal"/>
    <w:uiPriority w:val="99"/>
    <w:unhideWhenUsed/>
    <w:rsid w:val="00B576DF"/>
    <w:pPr>
      <w:spacing w:after="0"/>
      <w:ind w:left="480" w:hanging="480"/>
    </w:pPr>
    <w:rPr>
      <w:rFonts w:asciiTheme="minorHAnsi" w:hAnsiTheme="minorHAnsi"/>
      <w:caps/>
      <w:sz w:val="20"/>
    </w:rPr>
  </w:style>
  <w:style w:type="paragraph" w:styleId="TOC4">
    <w:name w:val="toc 4"/>
    <w:basedOn w:val="Normal"/>
    <w:next w:val="Normal"/>
    <w:autoRedefine/>
    <w:uiPriority w:val="39"/>
    <w:unhideWhenUsed/>
    <w:rsid w:val="006C13AB"/>
    <w:pPr>
      <w:spacing w:after="0"/>
      <w:ind w:left="480"/>
    </w:pPr>
    <w:rPr>
      <w:rFonts w:asciiTheme="minorHAnsi" w:hAnsiTheme="minorHAnsi"/>
      <w:sz w:val="20"/>
    </w:rPr>
  </w:style>
  <w:style w:type="paragraph" w:styleId="TOC5">
    <w:name w:val="toc 5"/>
    <w:basedOn w:val="Normal"/>
    <w:next w:val="Normal"/>
    <w:autoRedefine/>
    <w:uiPriority w:val="39"/>
    <w:unhideWhenUsed/>
    <w:rsid w:val="006C13AB"/>
    <w:pPr>
      <w:spacing w:after="0"/>
      <w:ind w:left="720"/>
    </w:pPr>
    <w:rPr>
      <w:rFonts w:asciiTheme="minorHAnsi" w:hAnsiTheme="minorHAnsi"/>
      <w:sz w:val="20"/>
    </w:rPr>
  </w:style>
  <w:style w:type="paragraph" w:styleId="TOC6">
    <w:name w:val="toc 6"/>
    <w:basedOn w:val="Normal"/>
    <w:next w:val="Normal"/>
    <w:autoRedefine/>
    <w:uiPriority w:val="39"/>
    <w:unhideWhenUsed/>
    <w:rsid w:val="006C13AB"/>
    <w:pPr>
      <w:spacing w:after="0"/>
      <w:ind w:left="960"/>
    </w:pPr>
    <w:rPr>
      <w:rFonts w:asciiTheme="minorHAnsi" w:hAnsiTheme="minorHAnsi"/>
      <w:sz w:val="20"/>
    </w:rPr>
  </w:style>
  <w:style w:type="paragraph" w:styleId="TOC7">
    <w:name w:val="toc 7"/>
    <w:basedOn w:val="Normal"/>
    <w:next w:val="Normal"/>
    <w:autoRedefine/>
    <w:uiPriority w:val="39"/>
    <w:unhideWhenUsed/>
    <w:rsid w:val="006C13AB"/>
    <w:pPr>
      <w:spacing w:after="0"/>
      <w:ind w:left="1200"/>
    </w:pPr>
    <w:rPr>
      <w:rFonts w:asciiTheme="minorHAnsi" w:hAnsiTheme="minorHAnsi"/>
      <w:sz w:val="20"/>
    </w:rPr>
  </w:style>
  <w:style w:type="paragraph" w:styleId="TOC8">
    <w:name w:val="toc 8"/>
    <w:basedOn w:val="Normal"/>
    <w:next w:val="Normal"/>
    <w:autoRedefine/>
    <w:uiPriority w:val="39"/>
    <w:unhideWhenUsed/>
    <w:rsid w:val="006C13AB"/>
    <w:pPr>
      <w:spacing w:after="0"/>
      <w:ind w:left="1440"/>
    </w:pPr>
    <w:rPr>
      <w:rFonts w:asciiTheme="minorHAnsi" w:hAnsiTheme="minorHAnsi"/>
      <w:sz w:val="20"/>
    </w:rPr>
  </w:style>
  <w:style w:type="paragraph" w:styleId="TOC9">
    <w:name w:val="toc 9"/>
    <w:basedOn w:val="Normal"/>
    <w:next w:val="Normal"/>
    <w:autoRedefine/>
    <w:uiPriority w:val="39"/>
    <w:unhideWhenUsed/>
    <w:rsid w:val="006C13AB"/>
    <w:pPr>
      <w:spacing w:after="0"/>
      <w:ind w:left="1680"/>
    </w:pPr>
    <w:rPr>
      <w:rFonts w:asciiTheme="minorHAnsi" w:hAnsiTheme="minorHAnsi"/>
    </w:rPr>
  </w:style>
  <w:style w:type="paragraph" w:styleId="EndnoteText">
    <w:name w:val="endnote text"/>
    <w:basedOn w:val="Normal"/>
    <w:link w:val="EndnoteTextChar"/>
    <w:uiPriority w:val="99"/>
    <w:semiHidden/>
    <w:unhideWhenUsed/>
    <w:rsid w:val="0050371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03717"/>
    <w:rPr>
      <w:sz w:val="20"/>
      <w:szCs w:val="20"/>
    </w:rPr>
  </w:style>
  <w:style w:type="character" w:styleId="EndnoteReference">
    <w:name w:val="endnote reference"/>
    <w:basedOn w:val="DefaultParagraphFont"/>
    <w:uiPriority w:val="99"/>
    <w:semiHidden/>
    <w:unhideWhenUsed/>
    <w:rsid w:val="00503717"/>
    <w:rPr>
      <w:vertAlign w:val="superscript"/>
    </w:rPr>
  </w:style>
  <w:style w:type="character" w:styleId="PlaceholderText">
    <w:name w:val="Placeholder Text"/>
    <w:basedOn w:val="DefaultParagraphFont"/>
    <w:uiPriority w:val="99"/>
    <w:semiHidden/>
    <w:rsid w:val="002B43D4"/>
    <w:rPr>
      <w:color w:val="666666"/>
    </w:rPr>
  </w:style>
  <w:style w:type="paragraph" w:styleId="NormalWeb">
    <w:name w:val="Normal (Web)"/>
    <w:basedOn w:val="Normal"/>
    <w:uiPriority w:val="99"/>
    <w:semiHidden/>
    <w:unhideWhenUsed/>
    <w:rsid w:val="00D70C12"/>
    <w:pPr>
      <w:spacing w:before="100" w:beforeAutospacing="1" w:after="100" w:afterAutospacing="1" w:line="240" w:lineRule="auto"/>
    </w:pPr>
  </w:style>
  <w:style w:type="paragraph" w:customStyle="1" w:styleId="TableParagraph">
    <w:name w:val="Table Paragraph"/>
    <w:basedOn w:val="Normal"/>
    <w:uiPriority w:val="1"/>
    <w:qFormat/>
    <w:rsid w:val="00DA6AB4"/>
    <w:pPr>
      <w:widowControl w:val="0"/>
      <w:autoSpaceDE w:val="0"/>
      <w:autoSpaceDN w:val="0"/>
      <w:spacing w:after="0" w:line="240" w:lineRule="auto"/>
    </w:pPr>
    <w:rPr>
      <w:sz w:val="22"/>
      <w:szCs w:val="22"/>
      <w:lang w:val="en-US"/>
    </w:rPr>
  </w:style>
  <w:style w:type="character" w:styleId="PageNumber">
    <w:name w:val="page number"/>
    <w:basedOn w:val="DefaultParagraphFont"/>
    <w:uiPriority w:val="99"/>
    <w:semiHidden/>
    <w:unhideWhenUsed/>
    <w:rsid w:val="00F6135A"/>
  </w:style>
  <w:style w:type="paragraph" w:customStyle="1" w:styleId="font-claude-response-body">
    <w:name w:val="font-claude-response-body"/>
    <w:basedOn w:val="Normal"/>
    <w:rsid w:val="00C12D81"/>
    <w:pPr>
      <w:spacing w:before="100" w:beforeAutospacing="1" w:after="100" w:afterAutospacing="1" w:line="240" w:lineRule="auto"/>
    </w:pPr>
  </w:style>
  <w:style w:type="character" w:customStyle="1" w:styleId="Heading3Char">
    <w:name w:val="Heading 3 Char"/>
    <w:basedOn w:val="DefaultParagraphFont"/>
    <w:link w:val="Heading3"/>
    <w:uiPriority w:val="9"/>
    <w:rsid w:val="0015305A"/>
    <w:rPr>
      <w:b/>
      <w:bCs/>
      <w:color w:val="000000"/>
    </w:rPr>
  </w:style>
  <w:style w:type="character" w:customStyle="1" w:styleId="Heading4Char">
    <w:name w:val="Heading 4 Char"/>
    <w:basedOn w:val="DefaultParagraphFont"/>
    <w:link w:val="Heading4"/>
    <w:uiPriority w:val="9"/>
    <w:rsid w:val="0015305A"/>
    <w:rPr>
      <w:b/>
      <w:bCs/>
      <w:iCs/>
      <w:color w:val="000000"/>
    </w:rPr>
  </w:style>
  <w:style w:type="character" w:styleId="HTMLCode">
    <w:name w:val="HTML Code"/>
    <w:basedOn w:val="DefaultParagraphFont"/>
    <w:uiPriority w:val="99"/>
    <w:semiHidden/>
    <w:unhideWhenUsed/>
    <w:rsid w:val="0015305A"/>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153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SA"/>
    </w:rPr>
  </w:style>
  <w:style w:type="character" w:customStyle="1" w:styleId="HTMLPreformattedChar">
    <w:name w:val="HTML Preformatted Char"/>
    <w:basedOn w:val="DefaultParagraphFont"/>
    <w:link w:val="HTMLPreformatted"/>
    <w:uiPriority w:val="99"/>
    <w:semiHidden/>
    <w:rsid w:val="0015305A"/>
    <w:rPr>
      <w:rFonts w:ascii="Courier New" w:hAnsi="Courier New" w:cs="Courier New"/>
      <w:sz w:val="20"/>
      <w:szCs w:val="20"/>
      <w:lang w:val="en-SA"/>
    </w:rPr>
  </w:style>
  <w:style w:type="character" w:customStyle="1" w:styleId="token">
    <w:name w:val="token"/>
    <w:basedOn w:val="DefaultParagraphFont"/>
    <w:rsid w:val="0015305A"/>
  </w:style>
  <w:style w:type="table" w:styleId="GridTable4-Accent1">
    <w:name w:val="Grid Table 4 Accent 1"/>
    <w:basedOn w:val="TableNormal"/>
    <w:uiPriority w:val="49"/>
    <w:rsid w:val="00C6219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hyperlink" Target="https://www.cerebras.ai/ai-model-services" TargetMode="External"/><Relationship Id="rId63" Type="http://schemas.openxmlformats.org/officeDocument/2006/relationships/image" Target="media/image28.png"/><Relationship Id="rId68" Type="http://schemas.openxmlformats.org/officeDocument/2006/relationships/image" Target="media/image33.png"/><Relationship Id="rId7" Type="http://schemas.openxmlformats.org/officeDocument/2006/relationships/endnotes" Target="endnotes.xml"/><Relationship Id="rId71"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yperlink" Target="https://www.llama.com/" TargetMode="External"/><Relationship Id="rId53" Type="http://schemas.openxmlformats.org/officeDocument/2006/relationships/hyperlink" Target="https://aclanthology.org/2024.findings-naacl.246/" TargetMode="External"/><Relationship Id="rId58" Type="http://schemas.openxmlformats.org/officeDocument/2006/relationships/hyperlink" Target="https://github.com/JustAnotherArchivist/snscrape" TargetMode="External"/><Relationship Id="rId66" Type="http://schemas.openxmlformats.org/officeDocument/2006/relationships/image" Target="media/image31.png"/><Relationship Id="rId5" Type="http://schemas.openxmlformats.org/officeDocument/2006/relationships/webSettings" Target="webSettings.xml"/><Relationship Id="rId61" Type="http://schemas.openxmlformats.org/officeDocument/2006/relationships/hyperlink" Target="https://arxiv.org/abs/2412.12564" TargetMode="External"/><Relationship Id="rId19" Type="http://schemas.openxmlformats.org/officeDocument/2006/relationships/hyperlink" Target="https://github.com/Capstone0rg/LLM-protoype" TargetMode="Externa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hyperlink" Target="https://arxiv.org/abs/2312.11805" TargetMode="External"/><Relationship Id="rId56" Type="http://schemas.openxmlformats.org/officeDocument/2006/relationships/hyperlink" Target="https://huggingface.co/Solshine/jais-adapted-7b-chat-Q4_K_M-GGUF" TargetMode="External"/><Relationship Id="rId64" Type="http://schemas.openxmlformats.org/officeDocument/2006/relationships/image" Target="media/image29.png"/><Relationship Id="rId69" Type="http://schemas.openxmlformats.org/officeDocument/2006/relationships/header" Target="header6.xml"/><Relationship Id="rId8" Type="http://schemas.openxmlformats.org/officeDocument/2006/relationships/image" Target="media/image1.png"/><Relationship Id="rId51" Type="http://schemas.openxmlformats.org/officeDocument/2006/relationships/hyperlink" Target="https://developer.x.com/en/docs"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arxiv.org/abs/2412.15115" TargetMode="External"/><Relationship Id="rId59" Type="http://schemas.openxmlformats.org/officeDocument/2006/relationships/hyperlink" Target="https://www.ncbi.nlm.nih.gov/pmc/articles/PMC12885380/" TargetMode="External"/><Relationship Id="rId67" Type="http://schemas.openxmlformats.org/officeDocument/2006/relationships/image" Target="media/image32.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hyperlink" Target="https://huggingface.co/mlx-community/Llama-3.2-3B-Instruct-4bit" TargetMode="External"/><Relationship Id="rId62" Type="http://schemas.openxmlformats.org/officeDocument/2006/relationships/hyperlink" Target="https://arxiv.org/abs/2508.10925"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s://www.reddit.com/dev/api/" TargetMode="External"/><Relationship Id="rId57" Type="http://schemas.openxmlformats.org/officeDocument/2006/relationships/header" Target="header5.xml"/><Relationship Id="rId10" Type="http://schemas.openxmlformats.org/officeDocument/2006/relationships/header" Target="header2.xml"/><Relationship Id="rId31" Type="http://schemas.openxmlformats.org/officeDocument/2006/relationships/image" Target="media/image15.png"/><Relationship Id="rId44" Type="http://schemas.openxmlformats.org/officeDocument/2006/relationships/hyperlink" Target="https://ai.meta.com/blog/llama-3-2-connect-2024-vision-edge-mobile-devices/" TargetMode="External"/><Relationship Id="rId52" Type="http://schemas.openxmlformats.org/officeDocument/2006/relationships/hyperlink" Target="https://astesj.com/publications/ASTESJ_060501.pdf" TargetMode="External"/><Relationship Id="rId60" Type="http://schemas.openxmlformats.org/officeDocument/2006/relationships/hyperlink" Target="https://arxiv.org/abs/2512.14717" TargetMode="External"/><Relationship Id="rId65"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hyperlink" Target="https://praw.readthedocs.io/" TargetMode="External"/><Relationship Id="rId55" Type="http://schemas.openxmlformats.org/officeDocument/2006/relationships/hyperlink" Target="https://huggingface.co/Omartificial-Intelligence-Space/ALLaM-7B-Instruct-preview-Q4_K_M-GGU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749116-69D6-904A-99FE-FE4D593610D4}">
  <we:reference id="WA200010453" version="1.0.0.1" store="Omex" storeType="OMEX"/>
  <we:alternateReferences>
    <we:reference id="WA200010453" version="1.0.0.1" store="WA200010453" storeType="OMEX"/>
  </we:alternateReferences>
  <we:properties>
    <we:property name="claude.fileId" value="&quot;db4731cb-e925-4c0b-886d-3d5e1f94123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568284-09B9-46BB-B8A1-1D3D6D7D8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69</Pages>
  <Words>17789</Words>
  <Characters>103355</Characters>
  <Application>Microsoft Office Word</Application>
  <DocSecurity>0</DocSecurity>
  <Lines>2870</Lines>
  <Paragraphs>1985</Paragraphs>
  <ScaleCrop>false</ScaleCrop>
  <Company/>
  <LinksUpToDate>false</LinksUpToDate>
  <CharactersWithSpaces>119159</CharactersWithSpaces>
  <SharedDoc>false</SharedDoc>
  <HLinks>
    <vt:vector size="888" baseType="variant">
      <vt:variant>
        <vt:i4>262171</vt:i4>
      </vt:variant>
      <vt:variant>
        <vt:i4>963</vt:i4>
      </vt:variant>
      <vt:variant>
        <vt:i4>0</vt:i4>
      </vt:variant>
      <vt:variant>
        <vt:i4>5</vt:i4>
      </vt:variant>
      <vt:variant>
        <vt:lpwstr>https://arxiv.org/abs/2508.10925</vt:lpwstr>
      </vt:variant>
      <vt:variant>
        <vt:lpwstr/>
      </vt:variant>
      <vt:variant>
        <vt:i4>131100</vt:i4>
      </vt:variant>
      <vt:variant>
        <vt:i4>960</vt:i4>
      </vt:variant>
      <vt:variant>
        <vt:i4>0</vt:i4>
      </vt:variant>
      <vt:variant>
        <vt:i4>5</vt:i4>
      </vt:variant>
      <vt:variant>
        <vt:lpwstr>https://arxiv.org/abs/2412.12564</vt:lpwstr>
      </vt:variant>
      <vt:variant>
        <vt:lpwstr/>
      </vt:variant>
      <vt:variant>
        <vt:i4>131101</vt:i4>
      </vt:variant>
      <vt:variant>
        <vt:i4>957</vt:i4>
      </vt:variant>
      <vt:variant>
        <vt:i4>0</vt:i4>
      </vt:variant>
      <vt:variant>
        <vt:i4>5</vt:i4>
      </vt:variant>
      <vt:variant>
        <vt:lpwstr>https://arxiv.org/abs/2512.14717</vt:lpwstr>
      </vt:variant>
      <vt:variant>
        <vt:lpwstr/>
      </vt:variant>
      <vt:variant>
        <vt:i4>4128891</vt:i4>
      </vt:variant>
      <vt:variant>
        <vt:i4>954</vt:i4>
      </vt:variant>
      <vt:variant>
        <vt:i4>0</vt:i4>
      </vt:variant>
      <vt:variant>
        <vt:i4>5</vt:i4>
      </vt:variant>
      <vt:variant>
        <vt:lpwstr>https://www.ncbi.nlm.nih.gov/pmc/articles/PMC12885380/</vt:lpwstr>
      </vt:variant>
      <vt:variant>
        <vt:lpwstr/>
      </vt:variant>
      <vt:variant>
        <vt:i4>4718658</vt:i4>
      </vt:variant>
      <vt:variant>
        <vt:i4>951</vt:i4>
      </vt:variant>
      <vt:variant>
        <vt:i4>0</vt:i4>
      </vt:variant>
      <vt:variant>
        <vt:i4>5</vt:i4>
      </vt:variant>
      <vt:variant>
        <vt:lpwstr>https://github.com/JustAnotherArchivist/snscrape</vt:lpwstr>
      </vt:variant>
      <vt:variant>
        <vt:lpwstr/>
      </vt:variant>
      <vt:variant>
        <vt:i4>4587526</vt:i4>
      </vt:variant>
      <vt:variant>
        <vt:i4>948</vt:i4>
      </vt:variant>
      <vt:variant>
        <vt:i4>0</vt:i4>
      </vt:variant>
      <vt:variant>
        <vt:i4>5</vt:i4>
      </vt:variant>
      <vt:variant>
        <vt:lpwstr>https://huggingface.co/Solshine/jais-adapted-7b-chat-Q4_K_M-GGUF</vt:lpwstr>
      </vt:variant>
      <vt:variant>
        <vt:lpwstr/>
      </vt:variant>
      <vt:variant>
        <vt:i4>5308436</vt:i4>
      </vt:variant>
      <vt:variant>
        <vt:i4>945</vt:i4>
      </vt:variant>
      <vt:variant>
        <vt:i4>0</vt:i4>
      </vt:variant>
      <vt:variant>
        <vt:i4>5</vt:i4>
      </vt:variant>
      <vt:variant>
        <vt:lpwstr>https://huggingface.co/Omartificial-Intelligence-Space/ALLaM-7B-Instruct-preview-Q4_K_M-GGUF</vt:lpwstr>
      </vt:variant>
      <vt:variant>
        <vt:lpwstr/>
      </vt:variant>
      <vt:variant>
        <vt:i4>6422646</vt:i4>
      </vt:variant>
      <vt:variant>
        <vt:i4>942</vt:i4>
      </vt:variant>
      <vt:variant>
        <vt:i4>0</vt:i4>
      </vt:variant>
      <vt:variant>
        <vt:i4>5</vt:i4>
      </vt:variant>
      <vt:variant>
        <vt:lpwstr>https://huggingface.co/mlx-community/Llama-3.2-3B-Instruct-4bit</vt:lpwstr>
      </vt:variant>
      <vt:variant>
        <vt:lpwstr/>
      </vt:variant>
      <vt:variant>
        <vt:i4>5177348</vt:i4>
      </vt:variant>
      <vt:variant>
        <vt:i4>939</vt:i4>
      </vt:variant>
      <vt:variant>
        <vt:i4>0</vt:i4>
      </vt:variant>
      <vt:variant>
        <vt:i4>5</vt:i4>
      </vt:variant>
      <vt:variant>
        <vt:lpwstr>https://aclanthology.org/2024.findings-naacl.246/</vt:lpwstr>
      </vt:variant>
      <vt:variant>
        <vt:lpwstr/>
      </vt:variant>
      <vt:variant>
        <vt:i4>5701665</vt:i4>
      </vt:variant>
      <vt:variant>
        <vt:i4>936</vt:i4>
      </vt:variant>
      <vt:variant>
        <vt:i4>0</vt:i4>
      </vt:variant>
      <vt:variant>
        <vt:i4>5</vt:i4>
      </vt:variant>
      <vt:variant>
        <vt:lpwstr>https://astesj.com/publications/ASTESJ_060501.pdf</vt:lpwstr>
      </vt:variant>
      <vt:variant>
        <vt:lpwstr/>
      </vt:variant>
      <vt:variant>
        <vt:i4>3276911</vt:i4>
      </vt:variant>
      <vt:variant>
        <vt:i4>933</vt:i4>
      </vt:variant>
      <vt:variant>
        <vt:i4>0</vt:i4>
      </vt:variant>
      <vt:variant>
        <vt:i4>5</vt:i4>
      </vt:variant>
      <vt:variant>
        <vt:lpwstr>https://developer.x.com/en/docs</vt:lpwstr>
      </vt:variant>
      <vt:variant>
        <vt:lpwstr/>
      </vt:variant>
      <vt:variant>
        <vt:i4>4980816</vt:i4>
      </vt:variant>
      <vt:variant>
        <vt:i4>930</vt:i4>
      </vt:variant>
      <vt:variant>
        <vt:i4>0</vt:i4>
      </vt:variant>
      <vt:variant>
        <vt:i4>5</vt:i4>
      </vt:variant>
      <vt:variant>
        <vt:lpwstr>https://praw.readthedocs.io/</vt:lpwstr>
      </vt:variant>
      <vt:variant>
        <vt:lpwstr/>
      </vt:variant>
      <vt:variant>
        <vt:i4>2687083</vt:i4>
      </vt:variant>
      <vt:variant>
        <vt:i4>927</vt:i4>
      </vt:variant>
      <vt:variant>
        <vt:i4>0</vt:i4>
      </vt:variant>
      <vt:variant>
        <vt:i4>5</vt:i4>
      </vt:variant>
      <vt:variant>
        <vt:lpwstr>https://www.reddit.com/dev/api/</vt:lpwstr>
      </vt:variant>
      <vt:variant>
        <vt:lpwstr/>
      </vt:variant>
      <vt:variant>
        <vt:i4>589849</vt:i4>
      </vt:variant>
      <vt:variant>
        <vt:i4>924</vt:i4>
      </vt:variant>
      <vt:variant>
        <vt:i4>0</vt:i4>
      </vt:variant>
      <vt:variant>
        <vt:i4>5</vt:i4>
      </vt:variant>
      <vt:variant>
        <vt:lpwstr>https://arxiv.org/abs/2312.11805</vt:lpwstr>
      </vt:variant>
      <vt:variant>
        <vt:lpwstr/>
      </vt:variant>
      <vt:variant>
        <vt:i4>393230</vt:i4>
      </vt:variant>
      <vt:variant>
        <vt:i4>921</vt:i4>
      </vt:variant>
      <vt:variant>
        <vt:i4>0</vt:i4>
      </vt:variant>
      <vt:variant>
        <vt:i4>5</vt:i4>
      </vt:variant>
      <vt:variant>
        <vt:lpwstr>https://www.cerebras.ai/ai-model-services</vt:lpwstr>
      </vt:variant>
      <vt:variant>
        <vt:lpwstr/>
      </vt:variant>
      <vt:variant>
        <vt:i4>458780</vt:i4>
      </vt:variant>
      <vt:variant>
        <vt:i4>918</vt:i4>
      </vt:variant>
      <vt:variant>
        <vt:i4>0</vt:i4>
      </vt:variant>
      <vt:variant>
        <vt:i4>5</vt:i4>
      </vt:variant>
      <vt:variant>
        <vt:lpwstr>https://arxiv.org/abs/2412.15115</vt:lpwstr>
      </vt:variant>
      <vt:variant>
        <vt:lpwstr/>
      </vt:variant>
      <vt:variant>
        <vt:i4>2555938</vt:i4>
      </vt:variant>
      <vt:variant>
        <vt:i4>915</vt:i4>
      </vt:variant>
      <vt:variant>
        <vt:i4>0</vt:i4>
      </vt:variant>
      <vt:variant>
        <vt:i4>5</vt:i4>
      </vt:variant>
      <vt:variant>
        <vt:lpwstr>https://www.llama.com/</vt:lpwstr>
      </vt:variant>
      <vt:variant>
        <vt:lpwstr/>
      </vt:variant>
      <vt:variant>
        <vt:i4>7864353</vt:i4>
      </vt:variant>
      <vt:variant>
        <vt:i4>912</vt:i4>
      </vt:variant>
      <vt:variant>
        <vt:i4>0</vt:i4>
      </vt:variant>
      <vt:variant>
        <vt:i4>5</vt:i4>
      </vt:variant>
      <vt:variant>
        <vt:lpwstr>https://ai.meta.com/blog/llama-3-2-connect-2024-vision-edge-mobile-devices/</vt:lpwstr>
      </vt:variant>
      <vt:variant>
        <vt:lpwstr/>
      </vt:variant>
      <vt:variant>
        <vt:i4>2293811</vt:i4>
      </vt:variant>
      <vt:variant>
        <vt:i4>825</vt:i4>
      </vt:variant>
      <vt:variant>
        <vt:i4>0</vt:i4>
      </vt:variant>
      <vt:variant>
        <vt:i4>5</vt:i4>
      </vt:variant>
      <vt:variant>
        <vt:lpwstr>https://github.com/Capstone0rg/LLM-protoype</vt:lpwstr>
      </vt:variant>
      <vt:variant>
        <vt:lpwstr/>
      </vt:variant>
      <vt:variant>
        <vt:i4>1376309</vt:i4>
      </vt:variant>
      <vt:variant>
        <vt:i4>776</vt:i4>
      </vt:variant>
      <vt:variant>
        <vt:i4>0</vt:i4>
      </vt:variant>
      <vt:variant>
        <vt:i4>5</vt:i4>
      </vt:variant>
      <vt:variant>
        <vt:lpwstr/>
      </vt:variant>
      <vt:variant>
        <vt:lpwstr>_Toc229695733</vt:lpwstr>
      </vt:variant>
      <vt:variant>
        <vt:i4>1376309</vt:i4>
      </vt:variant>
      <vt:variant>
        <vt:i4>770</vt:i4>
      </vt:variant>
      <vt:variant>
        <vt:i4>0</vt:i4>
      </vt:variant>
      <vt:variant>
        <vt:i4>5</vt:i4>
      </vt:variant>
      <vt:variant>
        <vt:lpwstr/>
      </vt:variant>
      <vt:variant>
        <vt:lpwstr>_Toc229695732</vt:lpwstr>
      </vt:variant>
      <vt:variant>
        <vt:i4>1376309</vt:i4>
      </vt:variant>
      <vt:variant>
        <vt:i4>764</vt:i4>
      </vt:variant>
      <vt:variant>
        <vt:i4>0</vt:i4>
      </vt:variant>
      <vt:variant>
        <vt:i4>5</vt:i4>
      </vt:variant>
      <vt:variant>
        <vt:lpwstr/>
      </vt:variant>
      <vt:variant>
        <vt:lpwstr>_Toc229695731</vt:lpwstr>
      </vt:variant>
      <vt:variant>
        <vt:i4>1376309</vt:i4>
      </vt:variant>
      <vt:variant>
        <vt:i4>758</vt:i4>
      </vt:variant>
      <vt:variant>
        <vt:i4>0</vt:i4>
      </vt:variant>
      <vt:variant>
        <vt:i4>5</vt:i4>
      </vt:variant>
      <vt:variant>
        <vt:lpwstr/>
      </vt:variant>
      <vt:variant>
        <vt:lpwstr>_Toc229695730</vt:lpwstr>
      </vt:variant>
      <vt:variant>
        <vt:i4>1310773</vt:i4>
      </vt:variant>
      <vt:variant>
        <vt:i4>752</vt:i4>
      </vt:variant>
      <vt:variant>
        <vt:i4>0</vt:i4>
      </vt:variant>
      <vt:variant>
        <vt:i4>5</vt:i4>
      </vt:variant>
      <vt:variant>
        <vt:lpwstr/>
      </vt:variant>
      <vt:variant>
        <vt:lpwstr>_Toc229695729</vt:lpwstr>
      </vt:variant>
      <vt:variant>
        <vt:i4>1310773</vt:i4>
      </vt:variant>
      <vt:variant>
        <vt:i4>746</vt:i4>
      </vt:variant>
      <vt:variant>
        <vt:i4>0</vt:i4>
      </vt:variant>
      <vt:variant>
        <vt:i4>5</vt:i4>
      </vt:variant>
      <vt:variant>
        <vt:lpwstr/>
      </vt:variant>
      <vt:variant>
        <vt:lpwstr>_Toc229695728</vt:lpwstr>
      </vt:variant>
      <vt:variant>
        <vt:i4>1310773</vt:i4>
      </vt:variant>
      <vt:variant>
        <vt:i4>740</vt:i4>
      </vt:variant>
      <vt:variant>
        <vt:i4>0</vt:i4>
      </vt:variant>
      <vt:variant>
        <vt:i4>5</vt:i4>
      </vt:variant>
      <vt:variant>
        <vt:lpwstr/>
      </vt:variant>
      <vt:variant>
        <vt:lpwstr>_Toc229695727</vt:lpwstr>
      </vt:variant>
      <vt:variant>
        <vt:i4>1310773</vt:i4>
      </vt:variant>
      <vt:variant>
        <vt:i4>734</vt:i4>
      </vt:variant>
      <vt:variant>
        <vt:i4>0</vt:i4>
      </vt:variant>
      <vt:variant>
        <vt:i4>5</vt:i4>
      </vt:variant>
      <vt:variant>
        <vt:lpwstr/>
      </vt:variant>
      <vt:variant>
        <vt:lpwstr>_Toc229695726</vt:lpwstr>
      </vt:variant>
      <vt:variant>
        <vt:i4>1310773</vt:i4>
      </vt:variant>
      <vt:variant>
        <vt:i4>728</vt:i4>
      </vt:variant>
      <vt:variant>
        <vt:i4>0</vt:i4>
      </vt:variant>
      <vt:variant>
        <vt:i4>5</vt:i4>
      </vt:variant>
      <vt:variant>
        <vt:lpwstr/>
      </vt:variant>
      <vt:variant>
        <vt:lpwstr>_Toc229695725</vt:lpwstr>
      </vt:variant>
      <vt:variant>
        <vt:i4>1310773</vt:i4>
      </vt:variant>
      <vt:variant>
        <vt:i4>722</vt:i4>
      </vt:variant>
      <vt:variant>
        <vt:i4>0</vt:i4>
      </vt:variant>
      <vt:variant>
        <vt:i4>5</vt:i4>
      </vt:variant>
      <vt:variant>
        <vt:lpwstr/>
      </vt:variant>
      <vt:variant>
        <vt:lpwstr>_Toc229695724</vt:lpwstr>
      </vt:variant>
      <vt:variant>
        <vt:i4>1310773</vt:i4>
      </vt:variant>
      <vt:variant>
        <vt:i4>716</vt:i4>
      </vt:variant>
      <vt:variant>
        <vt:i4>0</vt:i4>
      </vt:variant>
      <vt:variant>
        <vt:i4>5</vt:i4>
      </vt:variant>
      <vt:variant>
        <vt:lpwstr/>
      </vt:variant>
      <vt:variant>
        <vt:lpwstr>_Toc229695723</vt:lpwstr>
      </vt:variant>
      <vt:variant>
        <vt:i4>1310773</vt:i4>
      </vt:variant>
      <vt:variant>
        <vt:i4>710</vt:i4>
      </vt:variant>
      <vt:variant>
        <vt:i4>0</vt:i4>
      </vt:variant>
      <vt:variant>
        <vt:i4>5</vt:i4>
      </vt:variant>
      <vt:variant>
        <vt:lpwstr/>
      </vt:variant>
      <vt:variant>
        <vt:lpwstr>_Toc229695722</vt:lpwstr>
      </vt:variant>
      <vt:variant>
        <vt:i4>1310773</vt:i4>
      </vt:variant>
      <vt:variant>
        <vt:i4>704</vt:i4>
      </vt:variant>
      <vt:variant>
        <vt:i4>0</vt:i4>
      </vt:variant>
      <vt:variant>
        <vt:i4>5</vt:i4>
      </vt:variant>
      <vt:variant>
        <vt:lpwstr/>
      </vt:variant>
      <vt:variant>
        <vt:lpwstr>_Toc229695721</vt:lpwstr>
      </vt:variant>
      <vt:variant>
        <vt:i4>1310773</vt:i4>
      </vt:variant>
      <vt:variant>
        <vt:i4>698</vt:i4>
      </vt:variant>
      <vt:variant>
        <vt:i4>0</vt:i4>
      </vt:variant>
      <vt:variant>
        <vt:i4>5</vt:i4>
      </vt:variant>
      <vt:variant>
        <vt:lpwstr/>
      </vt:variant>
      <vt:variant>
        <vt:lpwstr>_Toc229695720</vt:lpwstr>
      </vt:variant>
      <vt:variant>
        <vt:i4>1507381</vt:i4>
      </vt:variant>
      <vt:variant>
        <vt:i4>692</vt:i4>
      </vt:variant>
      <vt:variant>
        <vt:i4>0</vt:i4>
      </vt:variant>
      <vt:variant>
        <vt:i4>5</vt:i4>
      </vt:variant>
      <vt:variant>
        <vt:lpwstr/>
      </vt:variant>
      <vt:variant>
        <vt:lpwstr>_Toc229695719</vt:lpwstr>
      </vt:variant>
      <vt:variant>
        <vt:i4>1507381</vt:i4>
      </vt:variant>
      <vt:variant>
        <vt:i4>686</vt:i4>
      </vt:variant>
      <vt:variant>
        <vt:i4>0</vt:i4>
      </vt:variant>
      <vt:variant>
        <vt:i4>5</vt:i4>
      </vt:variant>
      <vt:variant>
        <vt:lpwstr/>
      </vt:variant>
      <vt:variant>
        <vt:lpwstr>_Toc229695718</vt:lpwstr>
      </vt:variant>
      <vt:variant>
        <vt:i4>1507381</vt:i4>
      </vt:variant>
      <vt:variant>
        <vt:i4>677</vt:i4>
      </vt:variant>
      <vt:variant>
        <vt:i4>0</vt:i4>
      </vt:variant>
      <vt:variant>
        <vt:i4>5</vt:i4>
      </vt:variant>
      <vt:variant>
        <vt:lpwstr/>
      </vt:variant>
      <vt:variant>
        <vt:lpwstr>_Toc229695717</vt:lpwstr>
      </vt:variant>
      <vt:variant>
        <vt:i4>1507381</vt:i4>
      </vt:variant>
      <vt:variant>
        <vt:i4>671</vt:i4>
      </vt:variant>
      <vt:variant>
        <vt:i4>0</vt:i4>
      </vt:variant>
      <vt:variant>
        <vt:i4>5</vt:i4>
      </vt:variant>
      <vt:variant>
        <vt:lpwstr/>
      </vt:variant>
      <vt:variant>
        <vt:lpwstr>_Toc229695716</vt:lpwstr>
      </vt:variant>
      <vt:variant>
        <vt:i4>1507381</vt:i4>
      </vt:variant>
      <vt:variant>
        <vt:i4>665</vt:i4>
      </vt:variant>
      <vt:variant>
        <vt:i4>0</vt:i4>
      </vt:variant>
      <vt:variant>
        <vt:i4>5</vt:i4>
      </vt:variant>
      <vt:variant>
        <vt:lpwstr/>
      </vt:variant>
      <vt:variant>
        <vt:lpwstr>_Toc229695715</vt:lpwstr>
      </vt:variant>
      <vt:variant>
        <vt:i4>1507381</vt:i4>
      </vt:variant>
      <vt:variant>
        <vt:i4>659</vt:i4>
      </vt:variant>
      <vt:variant>
        <vt:i4>0</vt:i4>
      </vt:variant>
      <vt:variant>
        <vt:i4>5</vt:i4>
      </vt:variant>
      <vt:variant>
        <vt:lpwstr/>
      </vt:variant>
      <vt:variant>
        <vt:lpwstr>_Toc229695714</vt:lpwstr>
      </vt:variant>
      <vt:variant>
        <vt:i4>1507381</vt:i4>
      </vt:variant>
      <vt:variant>
        <vt:i4>653</vt:i4>
      </vt:variant>
      <vt:variant>
        <vt:i4>0</vt:i4>
      </vt:variant>
      <vt:variant>
        <vt:i4>5</vt:i4>
      </vt:variant>
      <vt:variant>
        <vt:lpwstr/>
      </vt:variant>
      <vt:variant>
        <vt:lpwstr>_Toc229695713</vt:lpwstr>
      </vt:variant>
      <vt:variant>
        <vt:i4>1507381</vt:i4>
      </vt:variant>
      <vt:variant>
        <vt:i4>647</vt:i4>
      </vt:variant>
      <vt:variant>
        <vt:i4>0</vt:i4>
      </vt:variant>
      <vt:variant>
        <vt:i4>5</vt:i4>
      </vt:variant>
      <vt:variant>
        <vt:lpwstr/>
      </vt:variant>
      <vt:variant>
        <vt:lpwstr>_Toc229695712</vt:lpwstr>
      </vt:variant>
      <vt:variant>
        <vt:i4>1507381</vt:i4>
      </vt:variant>
      <vt:variant>
        <vt:i4>641</vt:i4>
      </vt:variant>
      <vt:variant>
        <vt:i4>0</vt:i4>
      </vt:variant>
      <vt:variant>
        <vt:i4>5</vt:i4>
      </vt:variant>
      <vt:variant>
        <vt:lpwstr/>
      </vt:variant>
      <vt:variant>
        <vt:lpwstr>_Toc229695711</vt:lpwstr>
      </vt:variant>
      <vt:variant>
        <vt:i4>1507381</vt:i4>
      </vt:variant>
      <vt:variant>
        <vt:i4>635</vt:i4>
      </vt:variant>
      <vt:variant>
        <vt:i4>0</vt:i4>
      </vt:variant>
      <vt:variant>
        <vt:i4>5</vt:i4>
      </vt:variant>
      <vt:variant>
        <vt:lpwstr/>
      </vt:variant>
      <vt:variant>
        <vt:lpwstr>_Toc229695710</vt:lpwstr>
      </vt:variant>
      <vt:variant>
        <vt:i4>1441845</vt:i4>
      </vt:variant>
      <vt:variant>
        <vt:i4>629</vt:i4>
      </vt:variant>
      <vt:variant>
        <vt:i4>0</vt:i4>
      </vt:variant>
      <vt:variant>
        <vt:i4>5</vt:i4>
      </vt:variant>
      <vt:variant>
        <vt:lpwstr/>
      </vt:variant>
      <vt:variant>
        <vt:lpwstr>_Toc229695709</vt:lpwstr>
      </vt:variant>
      <vt:variant>
        <vt:i4>1441845</vt:i4>
      </vt:variant>
      <vt:variant>
        <vt:i4>623</vt:i4>
      </vt:variant>
      <vt:variant>
        <vt:i4>0</vt:i4>
      </vt:variant>
      <vt:variant>
        <vt:i4>5</vt:i4>
      </vt:variant>
      <vt:variant>
        <vt:lpwstr/>
      </vt:variant>
      <vt:variant>
        <vt:lpwstr>_Toc229695708</vt:lpwstr>
      </vt:variant>
      <vt:variant>
        <vt:i4>1441845</vt:i4>
      </vt:variant>
      <vt:variant>
        <vt:i4>617</vt:i4>
      </vt:variant>
      <vt:variant>
        <vt:i4>0</vt:i4>
      </vt:variant>
      <vt:variant>
        <vt:i4>5</vt:i4>
      </vt:variant>
      <vt:variant>
        <vt:lpwstr/>
      </vt:variant>
      <vt:variant>
        <vt:lpwstr>_Toc229695707</vt:lpwstr>
      </vt:variant>
      <vt:variant>
        <vt:i4>1441845</vt:i4>
      </vt:variant>
      <vt:variant>
        <vt:i4>611</vt:i4>
      </vt:variant>
      <vt:variant>
        <vt:i4>0</vt:i4>
      </vt:variant>
      <vt:variant>
        <vt:i4>5</vt:i4>
      </vt:variant>
      <vt:variant>
        <vt:lpwstr/>
      </vt:variant>
      <vt:variant>
        <vt:lpwstr>_Toc229695706</vt:lpwstr>
      </vt:variant>
      <vt:variant>
        <vt:i4>1441845</vt:i4>
      </vt:variant>
      <vt:variant>
        <vt:i4>605</vt:i4>
      </vt:variant>
      <vt:variant>
        <vt:i4>0</vt:i4>
      </vt:variant>
      <vt:variant>
        <vt:i4>5</vt:i4>
      </vt:variant>
      <vt:variant>
        <vt:lpwstr/>
      </vt:variant>
      <vt:variant>
        <vt:lpwstr>_Toc229695705</vt:lpwstr>
      </vt:variant>
      <vt:variant>
        <vt:i4>1441845</vt:i4>
      </vt:variant>
      <vt:variant>
        <vt:i4>599</vt:i4>
      </vt:variant>
      <vt:variant>
        <vt:i4>0</vt:i4>
      </vt:variant>
      <vt:variant>
        <vt:i4>5</vt:i4>
      </vt:variant>
      <vt:variant>
        <vt:lpwstr/>
      </vt:variant>
      <vt:variant>
        <vt:lpwstr>_Toc229695704</vt:lpwstr>
      </vt:variant>
      <vt:variant>
        <vt:i4>1441845</vt:i4>
      </vt:variant>
      <vt:variant>
        <vt:i4>593</vt:i4>
      </vt:variant>
      <vt:variant>
        <vt:i4>0</vt:i4>
      </vt:variant>
      <vt:variant>
        <vt:i4>5</vt:i4>
      </vt:variant>
      <vt:variant>
        <vt:lpwstr/>
      </vt:variant>
      <vt:variant>
        <vt:lpwstr>_Toc229695703</vt:lpwstr>
      </vt:variant>
      <vt:variant>
        <vt:i4>1441845</vt:i4>
      </vt:variant>
      <vt:variant>
        <vt:i4>587</vt:i4>
      </vt:variant>
      <vt:variant>
        <vt:i4>0</vt:i4>
      </vt:variant>
      <vt:variant>
        <vt:i4>5</vt:i4>
      </vt:variant>
      <vt:variant>
        <vt:lpwstr/>
      </vt:variant>
      <vt:variant>
        <vt:lpwstr>_Toc229695702</vt:lpwstr>
      </vt:variant>
      <vt:variant>
        <vt:i4>1441845</vt:i4>
      </vt:variant>
      <vt:variant>
        <vt:i4>581</vt:i4>
      </vt:variant>
      <vt:variant>
        <vt:i4>0</vt:i4>
      </vt:variant>
      <vt:variant>
        <vt:i4>5</vt:i4>
      </vt:variant>
      <vt:variant>
        <vt:lpwstr/>
      </vt:variant>
      <vt:variant>
        <vt:lpwstr>_Toc229695701</vt:lpwstr>
      </vt:variant>
      <vt:variant>
        <vt:i4>1441845</vt:i4>
      </vt:variant>
      <vt:variant>
        <vt:i4>575</vt:i4>
      </vt:variant>
      <vt:variant>
        <vt:i4>0</vt:i4>
      </vt:variant>
      <vt:variant>
        <vt:i4>5</vt:i4>
      </vt:variant>
      <vt:variant>
        <vt:lpwstr/>
      </vt:variant>
      <vt:variant>
        <vt:lpwstr>_Toc229695700</vt:lpwstr>
      </vt:variant>
      <vt:variant>
        <vt:i4>2031668</vt:i4>
      </vt:variant>
      <vt:variant>
        <vt:i4>569</vt:i4>
      </vt:variant>
      <vt:variant>
        <vt:i4>0</vt:i4>
      </vt:variant>
      <vt:variant>
        <vt:i4>5</vt:i4>
      </vt:variant>
      <vt:variant>
        <vt:lpwstr/>
      </vt:variant>
      <vt:variant>
        <vt:lpwstr>_Toc229695699</vt:lpwstr>
      </vt:variant>
      <vt:variant>
        <vt:i4>2031668</vt:i4>
      </vt:variant>
      <vt:variant>
        <vt:i4>563</vt:i4>
      </vt:variant>
      <vt:variant>
        <vt:i4>0</vt:i4>
      </vt:variant>
      <vt:variant>
        <vt:i4>5</vt:i4>
      </vt:variant>
      <vt:variant>
        <vt:lpwstr/>
      </vt:variant>
      <vt:variant>
        <vt:lpwstr>_Toc229695698</vt:lpwstr>
      </vt:variant>
      <vt:variant>
        <vt:i4>2031668</vt:i4>
      </vt:variant>
      <vt:variant>
        <vt:i4>557</vt:i4>
      </vt:variant>
      <vt:variant>
        <vt:i4>0</vt:i4>
      </vt:variant>
      <vt:variant>
        <vt:i4>5</vt:i4>
      </vt:variant>
      <vt:variant>
        <vt:lpwstr/>
      </vt:variant>
      <vt:variant>
        <vt:lpwstr>_Toc229695697</vt:lpwstr>
      </vt:variant>
      <vt:variant>
        <vt:i4>2031668</vt:i4>
      </vt:variant>
      <vt:variant>
        <vt:i4>551</vt:i4>
      </vt:variant>
      <vt:variant>
        <vt:i4>0</vt:i4>
      </vt:variant>
      <vt:variant>
        <vt:i4>5</vt:i4>
      </vt:variant>
      <vt:variant>
        <vt:lpwstr/>
      </vt:variant>
      <vt:variant>
        <vt:lpwstr>_Toc229695696</vt:lpwstr>
      </vt:variant>
      <vt:variant>
        <vt:i4>2031668</vt:i4>
      </vt:variant>
      <vt:variant>
        <vt:i4>545</vt:i4>
      </vt:variant>
      <vt:variant>
        <vt:i4>0</vt:i4>
      </vt:variant>
      <vt:variant>
        <vt:i4>5</vt:i4>
      </vt:variant>
      <vt:variant>
        <vt:lpwstr/>
      </vt:variant>
      <vt:variant>
        <vt:lpwstr>_Toc229695695</vt:lpwstr>
      </vt:variant>
      <vt:variant>
        <vt:i4>2031668</vt:i4>
      </vt:variant>
      <vt:variant>
        <vt:i4>539</vt:i4>
      </vt:variant>
      <vt:variant>
        <vt:i4>0</vt:i4>
      </vt:variant>
      <vt:variant>
        <vt:i4>5</vt:i4>
      </vt:variant>
      <vt:variant>
        <vt:lpwstr/>
      </vt:variant>
      <vt:variant>
        <vt:lpwstr>_Toc229695694</vt:lpwstr>
      </vt:variant>
      <vt:variant>
        <vt:i4>2031668</vt:i4>
      </vt:variant>
      <vt:variant>
        <vt:i4>533</vt:i4>
      </vt:variant>
      <vt:variant>
        <vt:i4>0</vt:i4>
      </vt:variant>
      <vt:variant>
        <vt:i4>5</vt:i4>
      </vt:variant>
      <vt:variant>
        <vt:lpwstr/>
      </vt:variant>
      <vt:variant>
        <vt:lpwstr>_Toc229695693</vt:lpwstr>
      </vt:variant>
      <vt:variant>
        <vt:i4>2031668</vt:i4>
      </vt:variant>
      <vt:variant>
        <vt:i4>527</vt:i4>
      </vt:variant>
      <vt:variant>
        <vt:i4>0</vt:i4>
      </vt:variant>
      <vt:variant>
        <vt:i4>5</vt:i4>
      </vt:variant>
      <vt:variant>
        <vt:lpwstr/>
      </vt:variant>
      <vt:variant>
        <vt:lpwstr>_Toc229695692</vt:lpwstr>
      </vt:variant>
      <vt:variant>
        <vt:i4>2031668</vt:i4>
      </vt:variant>
      <vt:variant>
        <vt:i4>518</vt:i4>
      </vt:variant>
      <vt:variant>
        <vt:i4>0</vt:i4>
      </vt:variant>
      <vt:variant>
        <vt:i4>5</vt:i4>
      </vt:variant>
      <vt:variant>
        <vt:lpwstr/>
      </vt:variant>
      <vt:variant>
        <vt:lpwstr>_Toc229695691</vt:lpwstr>
      </vt:variant>
      <vt:variant>
        <vt:i4>2031668</vt:i4>
      </vt:variant>
      <vt:variant>
        <vt:i4>512</vt:i4>
      </vt:variant>
      <vt:variant>
        <vt:i4>0</vt:i4>
      </vt:variant>
      <vt:variant>
        <vt:i4>5</vt:i4>
      </vt:variant>
      <vt:variant>
        <vt:lpwstr/>
      </vt:variant>
      <vt:variant>
        <vt:lpwstr>_Toc229695690</vt:lpwstr>
      </vt:variant>
      <vt:variant>
        <vt:i4>1966132</vt:i4>
      </vt:variant>
      <vt:variant>
        <vt:i4>506</vt:i4>
      </vt:variant>
      <vt:variant>
        <vt:i4>0</vt:i4>
      </vt:variant>
      <vt:variant>
        <vt:i4>5</vt:i4>
      </vt:variant>
      <vt:variant>
        <vt:lpwstr/>
      </vt:variant>
      <vt:variant>
        <vt:lpwstr>_Toc229695689</vt:lpwstr>
      </vt:variant>
      <vt:variant>
        <vt:i4>1966132</vt:i4>
      </vt:variant>
      <vt:variant>
        <vt:i4>500</vt:i4>
      </vt:variant>
      <vt:variant>
        <vt:i4>0</vt:i4>
      </vt:variant>
      <vt:variant>
        <vt:i4>5</vt:i4>
      </vt:variant>
      <vt:variant>
        <vt:lpwstr/>
      </vt:variant>
      <vt:variant>
        <vt:lpwstr>_Toc229695688</vt:lpwstr>
      </vt:variant>
      <vt:variant>
        <vt:i4>1966132</vt:i4>
      </vt:variant>
      <vt:variant>
        <vt:i4>494</vt:i4>
      </vt:variant>
      <vt:variant>
        <vt:i4>0</vt:i4>
      </vt:variant>
      <vt:variant>
        <vt:i4>5</vt:i4>
      </vt:variant>
      <vt:variant>
        <vt:lpwstr/>
      </vt:variant>
      <vt:variant>
        <vt:lpwstr>_Toc229695687</vt:lpwstr>
      </vt:variant>
      <vt:variant>
        <vt:i4>1966132</vt:i4>
      </vt:variant>
      <vt:variant>
        <vt:i4>488</vt:i4>
      </vt:variant>
      <vt:variant>
        <vt:i4>0</vt:i4>
      </vt:variant>
      <vt:variant>
        <vt:i4>5</vt:i4>
      </vt:variant>
      <vt:variant>
        <vt:lpwstr/>
      </vt:variant>
      <vt:variant>
        <vt:lpwstr>_Toc229695686</vt:lpwstr>
      </vt:variant>
      <vt:variant>
        <vt:i4>1966132</vt:i4>
      </vt:variant>
      <vt:variant>
        <vt:i4>482</vt:i4>
      </vt:variant>
      <vt:variant>
        <vt:i4>0</vt:i4>
      </vt:variant>
      <vt:variant>
        <vt:i4>5</vt:i4>
      </vt:variant>
      <vt:variant>
        <vt:lpwstr/>
      </vt:variant>
      <vt:variant>
        <vt:lpwstr>_Toc229695685</vt:lpwstr>
      </vt:variant>
      <vt:variant>
        <vt:i4>1966132</vt:i4>
      </vt:variant>
      <vt:variant>
        <vt:i4>476</vt:i4>
      </vt:variant>
      <vt:variant>
        <vt:i4>0</vt:i4>
      </vt:variant>
      <vt:variant>
        <vt:i4>5</vt:i4>
      </vt:variant>
      <vt:variant>
        <vt:lpwstr/>
      </vt:variant>
      <vt:variant>
        <vt:lpwstr>_Toc229695684</vt:lpwstr>
      </vt:variant>
      <vt:variant>
        <vt:i4>1966132</vt:i4>
      </vt:variant>
      <vt:variant>
        <vt:i4>470</vt:i4>
      </vt:variant>
      <vt:variant>
        <vt:i4>0</vt:i4>
      </vt:variant>
      <vt:variant>
        <vt:i4>5</vt:i4>
      </vt:variant>
      <vt:variant>
        <vt:lpwstr/>
      </vt:variant>
      <vt:variant>
        <vt:lpwstr>_Toc229695683</vt:lpwstr>
      </vt:variant>
      <vt:variant>
        <vt:i4>1966132</vt:i4>
      </vt:variant>
      <vt:variant>
        <vt:i4>464</vt:i4>
      </vt:variant>
      <vt:variant>
        <vt:i4>0</vt:i4>
      </vt:variant>
      <vt:variant>
        <vt:i4>5</vt:i4>
      </vt:variant>
      <vt:variant>
        <vt:lpwstr/>
      </vt:variant>
      <vt:variant>
        <vt:lpwstr>_Toc229695682</vt:lpwstr>
      </vt:variant>
      <vt:variant>
        <vt:i4>1966132</vt:i4>
      </vt:variant>
      <vt:variant>
        <vt:i4>458</vt:i4>
      </vt:variant>
      <vt:variant>
        <vt:i4>0</vt:i4>
      </vt:variant>
      <vt:variant>
        <vt:i4>5</vt:i4>
      </vt:variant>
      <vt:variant>
        <vt:lpwstr/>
      </vt:variant>
      <vt:variant>
        <vt:lpwstr>_Toc229695681</vt:lpwstr>
      </vt:variant>
      <vt:variant>
        <vt:i4>1966132</vt:i4>
      </vt:variant>
      <vt:variant>
        <vt:i4>452</vt:i4>
      </vt:variant>
      <vt:variant>
        <vt:i4>0</vt:i4>
      </vt:variant>
      <vt:variant>
        <vt:i4>5</vt:i4>
      </vt:variant>
      <vt:variant>
        <vt:lpwstr/>
      </vt:variant>
      <vt:variant>
        <vt:lpwstr>_Toc229695680</vt:lpwstr>
      </vt:variant>
      <vt:variant>
        <vt:i4>1114164</vt:i4>
      </vt:variant>
      <vt:variant>
        <vt:i4>446</vt:i4>
      </vt:variant>
      <vt:variant>
        <vt:i4>0</vt:i4>
      </vt:variant>
      <vt:variant>
        <vt:i4>5</vt:i4>
      </vt:variant>
      <vt:variant>
        <vt:lpwstr/>
      </vt:variant>
      <vt:variant>
        <vt:lpwstr>_Toc229695679</vt:lpwstr>
      </vt:variant>
      <vt:variant>
        <vt:i4>1114164</vt:i4>
      </vt:variant>
      <vt:variant>
        <vt:i4>440</vt:i4>
      </vt:variant>
      <vt:variant>
        <vt:i4>0</vt:i4>
      </vt:variant>
      <vt:variant>
        <vt:i4>5</vt:i4>
      </vt:variant>
      <vt:variant>
        <vt:lpwstr/>
      </vt:variant>
      <vt:variant>
        <vt:lpwstr>_Toc229695678</vt:lpwstr>
      </vt:variant>
      <vt:variant>
        <vt:i4>1114164</vt:i4>
      </vt:variant>
      <vt:variant>
        <vt:i4>434</vt:i4>
      </vt:variant>
      <vt:variant>
        <vt:i4>0</vt:i4>
      </vt:variant>
      <vt:variant>
        <vt:i4>5</vt:i4>
      </vt:variant>
      <vt:variant>
        <vt:lpwstr/>
      </vt:variant>
      <vt:variant>
        <vt:lpwstr>_Toc229695677</vt:lpwstr>
      </vt:variant>
      <vt:variant>
        <vt:i4>1114164</vt:i4>
      </vt:variant>
      <vt:variant>
        <vt:i4>428</vt:i4>
      </vt:variant>
      <vt:variant>
        <vt:i4>0</vt:i4>
      </vt:variant>
      <vt:variant>
        <vt:i4>5</vt:i4>
      </vt:variant>
      <vt:variant>
        <vt:lpwstr/>
      </vt:variant>
      <vt:variant>
        <vt:lpwstr>_Toc229695676</vt:lpwstr>
      </vt:variant>
      <vt:variant>
        <vt:i4>1114164</vt:i4>
      </vt:variant>
      <vt:variant>
        <vt:i4>422</vt:i4>
      </vt:variant>
      <vt:variant>
        <vt:i4>0</vt:i4>
      </vt:variant>
      <vt:variant>
        <vt:i4>5</vt:i4>
      </vt:variant>
      <vt:variant>
        <vt:lpwstr/>
      </vt:variant>
      <vt:variant>
        <vt:lpwstr>_Toc229695675</vt:lpwstr>
      </vt:variant>
      <vt:variant>
        <vt:i4>1114164</vt:i4>
      </vt:variant>
      <vt:variant>
        <vt:i4>416</vt:i4>
      </vt:variant>
      <vt:variant>
        <vt:i4>0</vt:i4>
      </vt:variant>
      <vt:variant>
        <vt:i4>5</vt:i4>
      </vt:variant>
      <vt:variant>
        <vt:lpwstr/>
      </vt:variant>
      <vt:variant>
        <vt:lpwstr>_Toc229695674</vt:lpwstr>
      </vt:variant>
      <vt:variant>
        <vt:i4>1114164</vt:i4>
      </vt:variant>
      <vt:variant>
        <vt:i4>410</vt:i4>
      </vt:variant>
      <vt:variant>
        <vt:i4>0</vt:i4>
      </vt:variant>
      <vt:variant>
        <vt:i4>5</vt:i4>
      </vt:variant>
      <vt:variant>
        <vt:lpwstr/>
      </vt:variant>
      <vt:variant>
        <vt:lpwstr>_Toc229695673</vt:lpwstr>
      </vt:variant>
      <vt:variant>
        <vt:i4>1114164</vt:i4>
      </vt:variant>
      <vt:variant>
        <vt:i4>404</vt:i4>
      </vt:variant>
      <vt:variant>
        <vt:i4>0</vt:i4>
      </vt:variant>
      <vt:variant>
        <vt:i4>5</vt:i4>
      </vt:variant>
      <vt:variant>
        <vt:lpwstr/>
      </vt:variant>
      <vt:variant>
        <vt:lpwstr>_Toc229695672</vt:lpwstr>
      </vt:variant>
      <vt:variant>
        <vt:i4>1114164</vt:i4>
      </vt:variant>
      <vt:variant>
        <vt:i4>398</vt:i4>
      </vt:variant>
      <vt:variant>
        <vt:i4>0</vt:i4>
      </vt:variant>
      <vt:variant>
        <vt:i4>5</vt:i4>
      </vt:variant>
      <vt:variant>
        <vt:lpwstr/>
      </vt:variant>
      <vt:variant>
        <vt:lpwstr>_Toc229695671</vt:lpwstr>
      </vt:variant>
      <vt:variant>
        <vt:i4>1114164</vt:i4>
      </vt:variant>
      <vt:variant>
        <vt:i4>392</vt:i4>
      </vt:variant>
      <vt:variant>
        <vt:i4>0</vt:i4>
      </vt:variant>
      <vt:variant>
        <vt:i4>5</vt:i4>
      </vt:variant>
      <vt:variant>
        <vt:lpwstr/>
      </vt:variant>
      <vt:variant>
        <vt:lpwstr>_Toc229695670</vt:lpwstr>
      </vt:variant>
      <vt:variant>
        <vt:i4>1048628</vt:i4>
      </vt:variant>
      <vt:variant>
        <vt:i4>386</vt:i4>
      </vt:variant>
      <vt:variant>
        <vt:i4>0</vt:i4>
      </vt:variant>
      <vt:variant>
        <vt:i4>5</vt:i4>
      </vt:variant>
      <vt:variant>
        <vt:lpwstr/>
      </vt:variant>
      <vt:variant>
        <vt:lpwstr>_Toc229695669</vt:lpwstr>
      </vt:variant>
      <vt:variant>
        <vt:i4>1048628</vt:i4>
      </vt:variant>
      <vt:variant>
        <vt:i4>380</vt:i4>
      </vt:variant>
      <vt:variant>
        <vt:i4>0</vt:i4>
      </vt:variant>
      <vt:variant>
        <vt:i4>5</vt:i4>
      </vt:variant>
      <vt:variant>
        <vt:lpwstr/>
      </vt:variant>
      <vt:variant>
        <vt:lpwstr>_Toc229695668</vt:lpwstr>
      </vt:variant>
      <vt:variant>
        <vt:i4>1048628</vt:i4>
      </vt:variant>
      <vt:variant>
        <vt:i4>374</vt:i4>
      </vt:variant>
      <vt:variant>
        <vt:i4>0</vt:i4>
      </vt:variant>
      <vt:variant>
        <vt:i4>5</vt:i4>
      </vt:variant>
      <vt:variant>
        <vt:lpwstr/>
      </vt:variant>
      <vt:variant>
        <vt:lpwstr>_Toc229695667</vt:lpwstr>
      </vt:variant>
      <vt:variant>
        <vt:i4>1048628</vt:i4>
      </vt:variant>
      <vt:variant>
        <vt:i4>368</vt:i4>
      </vt:variant>
      <vt:variant>
        <vt:i4>0</vt:i4>
      </vt:variant>
      <vt:variant>
        <vt:i4>5</vt:i4>
      </vt:variant>
      <vt:variant>
        <vt:lpwstr/>
      </vt:variant>
      <vt:variant>
        <vt:lpwstr>_Toc229695666</vt:lpwstr>
      </vt:variant>
      <vt:variant>
        <vt:i4>1048628</vt:i4>
      </vt:variant>
      <vt:variant>
        <vt:i4>362</vt:i4>
      </vt:variant>
      <vt:variant>
        <vt:i4>0</vt:i4>
      </vt:variant>
      <vt:variant>
        <vt:i4>5</vt:i4>
      </vt:variant>
      <vt:variant>
        <vt:lpwstr/>
      </vt:variant>
      <vt:variant>
        <vt:lpwstr>_Toc229695665</vt:lpwstr>
      </vt:variant>
      <vt:variant>
        <vt:i4>1048628</vt:i4>
      </vt:variant>
      <vt:variant>
        <vt:i4>356</vt:i4>
      </vt:variant>
      <vt:variant>
        <vt:i4>0</vt:i4>
      </vt:variant>
      <vt:variant>
        <vt:i4>5</vt:i4>
      </vt:variant>
      <vt:variant>
        <vt:lpwstr/>
      </vt:variant>
      <vt:variant>
        <vt:lpwstr>_Toc229695664</vt:lpwstr>
      </vt:variant>
      <vt:variant>
        <vt:i4>1048628</vt:i4>
      </vt:variant>
      <vt:variant>
        <vt:i4>350</vt:i4>
      </vt:variant>
      <vt:variant>
        <vt:i4>0</vt:i4>
      </vt:variant>
      <vt:variant>
        <vt:i4>5</vt:i4>
      </vt:variant>
      <vt:variant>
        <vt:lpwstr/>
      </vt:variant>
      <vt:variant>
        <vt:lpwstr>_Toc229695663</vt:lpwstr>
      </vt:variant>
      <vt:variant>
        <vt:i4>1048628</vt:i4>
      </vt:variant>
      <vt:variant>
        <vt:i4>344</vt:i4>
      </vt:variant>
      <vt:variant>
        <vt:i4>0</vt:i4>
      </vt:variant>
      <vt:variant>
        <vt:i4>5</vt:i4>
      </vt:variant>
      <vt:variant>
        <vt:lpwstr/>
      </vt:variant>
      <vt:variant>
        <vt:lpwstr>_Toc229695662</vt:lpwstr>
      </vt:variant>
      <vt:variant>
        <vt:i4>1048628</vt:i4>
      </vt:variant>
      <vt:variant>
        <vt:i4>338</vt:i4>
      </vt:variant>
      <vt:variant>
        <vt:i4>0</vt:i4>
      </vt:variant>
      <vt:variant>
        <vt:i4>5</vt:i4>
      </vt:variant>
      <vt:variant>
        <vt:lpwstr/>
      </vt:variant>
      <vt:variant>
        <vt:lpwstr>_Toc229695661</vt:lpwstr>
      </vt:variant>
      <vt:variant>
        <vt:i4>1048628</vt:i4>
      </vt:variant>
      <vt:variant>
        <vt:i4>332</vt:i4>
      </vt:variant>
      <vt:variant>
        <vt:i4>0</vt:i4>
      </vt:variant>
      <vt:variant>
        <vt:i4>5</vt:i4>
      </vt:variant>
      <vt:variant>
        <vt:lpwstr/>
      </vt:variant>
      <vt:variant>
        <vt:lpwstr>_Toc229695660</vt:lpwstr>
      </vt:variant>
      <vt:variant>
        <vt:i4>1245236</vt:i4>
      </vt:variant>
      <vt:variant>
        <vt:i4>326</vt:i4>
      </vt:variant>
      <vt:variant>
        <vt:i4>0</vt:i4>
      </vt:variant>
      <vt:variant>
        <vt:i4>5</vt:i4>
      </vt:variant>
      <vt:variant>
        <vt:lpwstr/>
      </vt:variant>
      <vt:variant>
        <vt:lpwstr>_Toc229695659</vt:lpwstr>
      </vt:variant>
      <vt:variant>
        <vt:i4>1245236</vt:i4>
      </vt:variant>
      <vt:variant>
        <vt:i4>320</vt:i4>
      </vt:variant>
      <vt:variant>
        <vt:i4>0</vt:i4>
      </vt:variant>
      <vt:variant>
        <vt:i4>5</vt:i4>
      </vt:variant>
      <vt:variant>
        <vt:lpwstr/>
      </vt:variant>
      <vt:variant>
        <vt:lpwstr>_Toc229695658</vt:lpwstr>
      </vt:variant>
      <vt:variant>
        <vt:i4>1245236</vt:i4>
      </vt:variant>
      <vt:variant>
        <vt:i4>314</vt:i4>
      </vt:variant>
      <vt:variant>
        <vt:i4>0</vt:i4>
      </vt:variant>
      <vt:variant>
        <vt:i4>5</vt:i4>
      </vt:variant>
      <vt:variant>
        <vt:lpwstr/>
      </vt:variant>
      <vt:variant>
        <vt:lpwstr>_Toc229695657</vt:lpwstr>
      </vt:variant>
      <vt:variant>
        <vt:i4>1245236</vt:i4>
      </vt:variant>
      <vt:variant>
        <vt:i4>308</vt:i4>
      </vt:variant>
      <vt:variant>
        <vt:i4>0</vt:i4>
      </vt:variant>
      <vt:variant>
        <vt:i4>5</vt:i4>
      </vt:variant>
      <vt:variant>
        <vt:lpwstr/>
      </vt:variant>
      <vt:variant>
        <vt:lpwstr>_Toc229695656</vt:lpwstr>
      </vt:variant>
      <vt:variant>
        <vt:i4>1245236</vt:i4>
      </vt:variant>
      <vt:variant>
        <vt:i4>302</vt:i4>
      </vt:variant>
      <vt:variant>
        <vt:i4>0</vt:i4>
      </vt:variant>
      <vt:variant>
        <vt:i4>5</vt:i4>
      </vt:variant>
      <vt:variant>
        <vt:lpwstr/>
      </vt:variant>
      <vt:variant>
        <vt:lpwstr>_Toc229695655</vt:lpwstr>
      </vt:variant>
      <vt:variant>
        <vt:i4>1245236</vt:i4>
      </vt:variant>
      <vt:variant>
        <vt:i4>296</vt:i4>
      </vt:variant>
      <vt:variant>
        <vt:i4>0</vt:i4>
      </vt:variant>
      <vt:variant>
        <vt:i4>5</vt:i4>
      </vt:variant>
      <vt:variant>
        <vt:lpwstr/>
      </vt:variant>
      <vt:variant>
        <vt:lpwstr>_Toc229695654</vt:lpwstr>
      </vt:variant>
      <vt:variant>
        <vt:i4>1245236</vt:i4>
      </vt:variant>
      <vt:variant>
        <vt:i4>290</vt:i4>
      </vt:variant>
      <vt:variant>
        <vt:i4>0</vt:i4>
      </vt:variant>
      <vt:variant>
        <vt:i4>5</vt:i4>
      </vt:variant>
      <vt:variant>
        <vt:lpwstr/>
      </vt:variant>
      <vt:variant>
        <vt:lpwstr>_Toc229695653</vt:lpwstr>
      </vt:variant>
      <vt:variant>
        <vt:i4>1245236</vt:i4>
      </vt:variant>
      <vt:variant>
        <vt:i4>284</vt:i4>
      </vt:variant>
      <vt:variant>
        <vt:i4>0</vt:i4>
      </vt:variant>
      <vt:variant>
        <vt:i4>5</vt:i4>
      </vt:variant>
      <vt:variant>
        <vt:lpwstr/>
      </vt:variant>
      <vt:variant>
        <vt:lpwstr>_Toc229695652</vt:lpwstr>
      </vt:variant>
      <vt:variant>
        <vt:i4>1245236</vt:i4>
      </vt:variant>
      <vt:variant>
        <vt:i4>278</vt:i4>
      </vt:variant>
      <vt:variant>
        <vt:i4>0</vt:i4>
      </vt:variant>
      <vt:variant>
        <vt:i4>5</vt:i4>
      </vt:variant>
      <vt:variant>
        <vt:lpwstr/>
      </vt:variant>
      <vt:variant>
        <vt:lpwstr>_Toc229695651</vt:lpwstr>
      </vt:variant>
      <vt:variant>
        <vt:i4>1245236</vt:i4>
      </vt:variant>
      <vt:variant>
        <vt:i4>272</vt:i4>
      </vt:variant>
      <vt:variant>
        <vt:i4>0</vt:i4>
      </vt:variant>
      <vt:variant>
        <vt:i4>5</vt:i4>
      </vt:variant>
      <vt:variant>
        <vt:lpwstr/>
      </vt:variant>
      <vt:variant>
        <vt:lpwstr>_Toc229695650</vt:lpwstr>
      </vt:variant>
      <vt:variant>
        <vt:i4>1179700</vt:i4>
      </vt:variant>
      <vt:variant>
        <vt:i4>266</vt:i4>
      </vt:variant>
      <vt:variant>
        <vt:i4>0</vt:i4>
      </vt:variant>
      <vt:variant>
        <vt:i4>5</vt:i4>
      </vt:variant>
      <vt:variant>
        <vt:lpwstr/>
      </vt:variant>
      <vt:variant>
        <vt:lpwstr>_Toc229695649</vt:lpwstr>
      </vt:variant>
      <vt:variant>
        <vt:i4>1179700</vt:i4>
      </vt:variant>
      <vt:variant>
        <vt:i4>260</vt:i4>
      </vt:variant>
      <vt:variant>
        <vt:i4>0</vt:i4>
      </vt:variant>
      <vt:variant>
        <vt:i4>5</vt:i4>
      </vt:variant>
      <vt:variant>
        <vt:lpwstr/>
      </vt:variant>
      <vt:variant>
        <vt:lpwstr>_Toc229695648</vt:lpwstr>
      </vt:variant>
      <vt:variant>
        <vt:i4>1179700</vt:i4>
      </vt:variant>
      <vt:variant>
        <vt:i4>254</vt:i4>
      </vt:variant>
      <vt:variant>
        <vt:i4>0</vt:i4>
      </vt:variant>
      <vt:variant>
        <vt:i4>5</vt:i4>
      </vt:variant>
      <vt:variant>
        <vt:lpwstr/>
      </vt:variant>
      <vt:variant>
        <vt:lpwstr>_Toc229695647</vt:lpwstr>
      </vt:variant>
      <vt:variant>
        <vt:i4>1179700</vt:i4>
      </vt:variant>
      <vt:variant>
        <vt:i4>248</vt:i4>
      </vt:variant>
      <vt:variant>
        <vt:i4>0</vt:i4>
      </vt:variant>
      <vt:variant>
        <vt:i4>5</vt:i4>
      </vt:variant>
      <vt:variant>
        <vt:lpwstr/>
      </vt:variant>
      <vt:variant>
        <vt:lpwstr>_Toc229695646</vt:lpwstr>
      </vt:variant>
      <vt:variant>
        <vt:i4>1179700</vt:i4>
      </vt:variant>
      <vt:variant>
        <vt:i4>242</vt:i4>
      </vt:variant>
      <vt:variant>
        <vt:i4>0</vt:i4>
      </vt:variant>
      <vt:variant>
        <vt:i4>5</vt:i4>
      </vt:variant>
      <vt:variant>
        <vt:lpwstr/>
      </vt:variant>
      <vt:variant>
        <vt:lpwstr>_Toc229695645</vt:lpwstr>
      </vt:variant>
      <vt:variant>
        <vt:i4>1179700</vt:i4>
      </vt:variant>
      <vt:variant>
        <vt:i4>236</vt:i4>
      </vt:variant>
      <vt:variant>
        <vt:i4>0</vt:i4>
      </vt:variant>
      <vt:variant>
        <vt:i4>5</vt:i4>
      </vt:variant>
      <vt:variant>
        <vt:lpwstr/>
      </vt:variant>
      <vt:variant>
        <vt:lpwstr>_Toc229695644</vt:lpwstr>
      </vt:variant>
      <vt:variant>
        <vt:i4>1179700</vt:i4>
      </vt:variant>
      <vt:variant>
        <vt:i4>230</vt:i4>
      </vt:variant>
      <vt:variant>
        <vt:i4>0</vt:i4>
      </vt:variant>
      <vt:variant>
        <vt:i4>5</vt:i4>
      </vt:variant>
      <vt:variant>
        <vt:lpwstr/>
      </vt:variant>
      <vt:variant>
        <vt:lpwstr>_Toc229695643</vt:lpwstr>
      </vt:variant>
      <vt:variant>
        <vt:i4>1179700</vt:i4>
      </vt:variant>
      <vt:variant>
        <vt:i4>224</vt:i4>
      </vt:variant>
      <vt:variant>
        <vt:i4>0</vt:i4>
      </vt:variant>
      <vt:variant>
        <vt:i4>5</vt:i4>
      </vt:variant>
      <vt:variant>
        <vt:lpwstr/>
      </vt:variant>
      <vt:variant>
        <vt:lpwstr>_Toc229695642</vt:lpwstr>
      </vt:variant>
      <vt:variant>
        <vt:i4>1179700</vt:i4>
      </vt:variant>
      <vt:variant>
        <vt:i4>218</vt:i4>
      </vt:variant>
      <vt:variant>
        <vt:i4>0</vt:i4>
      </vt:variant>
      <vt:variant>
        <vt:i4>5</vt:i4>
      </vt:variant>
      <vt:variant>
        <vt:lpwstr/>
      </vt:variant>
      <vt:variant>
        <vt:lpwstr>_Toc229695641</vt:lpwstr>
      </vt:variant>
      <vt:variant>
        <vt:i4>1179700</vt:i4>
      </vt:variant>
      <vt:variant>
        <vt:i4>212</vt:i4>
      </vt:variant>
      <vt:variant>
        <vt:i4>0</vt:i4>
      </vt:variant>
      <vt:variant>
        <vt:i4>5</vt:i4>
      </vt:variant>
      <vt:variant>
        <vt:lpwstr/>
      </vt:variant>
      <vt:variant>
        <vt:lpwstr>_Toc229695640</vt:lpwstr>
      </vt:variant>
      <vt:variant>
        <vt:i4>1376308</vt:i4>
      </vt:variant>
      <vt:variant>
        <vt:i4>206</vt:i4>
      </vt:variant>
      <vt:variant>
        <vt:i4>0</vt:i4>
      </vt:variant>
      <vt:variant>
        <vt:i4>5</vt:i4>
      </vt:variant>
      <vt:variant>
        <vt:lpwstr/>
      </vt:variant>
      <vt:variant>
        <vt:lpwstr>_Toc229695639</vt:lpwstr>
      </vt:variant>
      <vt:variant>
        <vt:i4>1376308</vt:i4>
      </vt:variant>
      <vt:variant>
        <vt:i4>200</vt:i4>
      </vt:variant>
      <vt:variant>
        <vt:i4>0</vt:i4>
      </vt:variant>
      <vt:variant>
        <vt:i4>5</vt:i4>
      </vt:variant>
      <vt:variant>
        <vt:lpwstr/>
      </vt:variant>
      <vt:variant>
        <vt:lpwstr>_Toc229695638</vt:lpwstr>
      </vt:variant>
      <vt:variant>
        <vt:i4>1376308</vt:i4>
      </vt:variant>
      <vt:variant>
        <vt:i4>194</vt:i4>
      </vt:variant>
      <vt:variant>
        <vt:i4>0</vt:i4>
      </vt:variant>
      <vt:variant>
        <vt:i4>5</vt:i4>
      </vt:variant>
      <vt:variant>
        <vt:lpwstr/>
      </vt:variant>
      <vt:variant>
        <vt:lpwstr>_Toc229695637</vt:lpwstr>
      </vt:variant>
      <vt:variant>
        <vt:i4>1376308</vt:i4>
      </vt:variant>
      <vt:variant>
        <vt:i4>188</vt:i4>
      </vt:variant>
      <vt:variant>
        <vt:i4>0</vt:i4>
      </vt:variant>
      <vt:variant>
        <vt:i4>5</vt:i4>
      </vt:variant>
      <vt:variant>
        <vt:lpwstr/>
      </vt:variant>
      <vt:variant>
        <vt:lpwstr>_Toc229695636</vt:lpwstr>
      </vt:variant>
      <vt:variant>
        <vt:i4>1376308</vt:i4>
      </vt:variant>
      <vt:variant>
        <vt:i4>182</vt:i4>
      </vt:variant>
      <vt:variant>
        <vt:i4>0</vt:i4>
      </vt:variant>
      <vt:variant>
        <vt:i4>5</vt:i4>
      </vt:variant>
      <vt:variant>
        <vt:lpwstr/>
      </vt:variant>
      <vt:variant>
        <vt:lpwstr>_Toc229695635</vt:lpwstr>
      </vt:variant>
      <vt:variant>
        <vt:i4>1376308</vt:i4>
      </vt:variant>
      <vt:variant>
        <vt:i4>176</vt:i4>
      </vt:variant>
      <vt:variant>
        <vt:i4>0</vt:i4>
      </vt:variant>
      <vt:variant>
        <vt:i4>5</vt:i4>
      </vt:variant>
      <vt:variant>
        <vt:lpwstr/>
      </vt:variant>
      <vt:variant>
        <vt:lpwstr>_Toc229695634</vt:lpwstr>
      </vt:variant>
      <vt:variant>
        <vt:i4>1376308</vt:i4>
      </vt:variant>
      <vt:variant>
        <vt:i4>170</vt:i4>
      </vt:variant>
      <vt:variant>
        <vt:i4>0</vt:i4>
      </vt:variant>
      <vt:variant>
        <vt:i4>5</vt:i4>
      </vt:variant>
      <vt:variant>
        <vt:lpwstr/>
      </vt:variant>
      <vt:variant>
        <vt:lpwstr>_Toc229695633</vt:lpwstr>
      </vt:variant>
      <vt:variant>
        <vt:i4>1376308</vt:i4>
      </vt:variant>
      <vt:variant>
        <vt:i4>164</vt:i4>
      </vt:variant>
      <vt:variant>
        <vt:i4>0</vt:i4>
      </vt:variant>
      <vt:variant>
        <vt:i4>5</vt:i4>
      </vt:variant>
      <vt:variant>
        <vt:lpwstr/>
      </vt:variant>
      <vt:variant>
        <vt:lpwstr>_Toc229695632</vt:lpwstr>
      </vt:variant>
      <vt:variant>
        <vt:i4>1376308</vt:i4>
      </vt:variant>
      <vt:variant>
        <vt:i4>158</vt:i4>
      </vt:variant>
      <vt:variant>
        <vt:i4>0</vt:i4>
      </vt:variant>
      <vt:variant>
        <vt:i4>5</vt:i4>
      </vt:variant>
      <vt:variant>
        <vt:lpwstr/>
      </vt:variant>
      <vt:variant>
        <vt:lpwstr>_Toc229695631</vt:lpwstr>
      </vt:variant>
      <vt:variant>
        <vt:i4>1376308</vt:i4>
      </vt:variant>
      <vt:variant>
        <vt:i4>152</vt:i4>
      </vt:variant>
      <vt:variant>
        <vt:i4>0</vt:i4>
      </vt:variant>
      <vt:variant>
        <vt:i4>5</vt:i4>
      </vt:variant>
      <vt:variant>
        <vt:lpwstr/>
      </vt:variant>
      <vt:variant>
        <vt:lpwstr>_Toc229695630</vt:lpwstr>
      </vt:variant>
      <vt:variant>
        <vt:i4>1310772</vt:i4>
      </vt:variant>
      <vt:variant>
        <vt:i4>146</vt:i4>
      </vt:variant>
      <vt:variant>
        <vt:i4>0</vt:i4>
      </vt:variant>
      <vt:variant>
        <vt:i4>5</vt:i4>
      </vt:variant>
      <vt:variant>
        <vt:lpwstr/>
      </vt:variant>
      <vt:variant>
        <vt:lpwstr>_Toc229695629</vt:lpwstr>
      </vt:variant>
      <vt:variant>
        <vt:i4>1310772</vt:i4>
      </vt:variant>
      <vt:variant>
        <vt:i4>140</vt:i4>
      </vt:variant>
      <vt:variant>
        <vt:i4>0</vt:i4>
      </vt:variant>
      <vt:variant>
        <vt:i4>5</vt:i4>
      </vt:variant>
      <vt:variant>
        <vt:lpwstr/>
      </vt:variant>
      <vt:variant>
        <vt:lpwstr>_Toc229695628</vt:lpwstr>
      </vt:variant>
      <vt:variant>
        <vt:i4>1310772</vt:i4>
      </vt:variant>
      <vt:variant>
        <vt:i4>134</vt:i4>
      </vt:variant>
      <vt:variant>
        <vt:i4>0</vt:i4>
      </vt:variant>
      <vt:variant>
        <vt:i4>5</vt:i4>
      </vt:variant>
      <vt:variant>
        <vt:lpwstr/>
      </vt:variant>
      <vt:variant>
        <vt:lpwstr>_Toc229695627</vt:lpwstr>
      </vt:variant>
      <vt:variant>
        <vt:i4>1310772</vt:i4>
      </vt:variant>
      <vt:variant>
        <vt:i4>128</vt:i4>
      </vt:variant>
      <vt:variant>
        <vt:i4>0</vt:i4>
      </vt:variant>
      <vt:variant>
        <vt:i4>5</vt:i4>
      </vt:variant>
      <vt:variant>
        <vt:lpwstr/>
      </vt:variant>
      <vt:variant>
        <vt:lpwstr>_Toc229695626</vt:lpwstr>
      </vt:variant>
      <vt:variant>
        <vt:i4>1310772</vt:i4>
      </vt:variant>
      <vt:variant>
        <vt:i4>122</vt:i4>
      </vt:variant>
      <vt:variant>
        <vt:i4>0</vt:i4>
      </vt:variant>
      <vt:variant>
        <vt:i4>5</vt:i4>
      </vt:variant>
      <vt:variant>
        <vt:lpwstr/>
      </vt:variant>
      <vt:variant>
        <vt:lpwstr>_Toc229695625</vt:lpwstr>
      </vt:variant>
      <vt:variant>
        <vt:i4>1310772</vt:i4>
      </vt:variant>
      <vt:variant>
        <vt:i4>116</vt:i4>
      </vt:variant>
      <vt:variant>
        <vt:i4>0</vt:i4>
      </vt:variant>
      <vt:variant>
        <vt:i4>5</vt:i4>
      </vt:variant>
      <vt:variant>
        <vt:lpwstr/>
      </vt:variant>
      <vt:variant>
        <vt:lpwstr>_Toc229695624</vt:lpwstr>
      </vt:variant>
      <vt:variant>
        <vt:i4>1310772</vt:i4>
      </vt:variant>
      <vt:variant>
        <vt:i4>110</vt:i4>
      </vt:variant>
      <vt:variant>
        <vt:i4>0</vt:i4>
      </vt:variant>
      <vt:variant>
        <vt:i4>5</vt:i4>
      </vt:variant>
      <vt:variant>
        <vt:lpwstr/>
      </vt:variant>
      <vt:variant>
        <vt:lpwstr>_Toc229695623</vt:lpwstr>
      </vt:variant>
      <vt:variant>
        <vt:i4>1310772</vt:i4>
      </vt:variant>
      <vt:variant>
        <vt:i4>104</vt:i4>
      </vt:variant>
      <vt:variant>
        <vt:i4>0</vt:i4>
      </vt:variant>
      <vt:variant>
        <vt:i4>5</vt:i4>
      </vt:variant>
      <vt:variant>
        <vt:lpwstr/>
      </vt:variant>
      <vt:variant>
        <vt:lpwstr>_Toc229695622</vt:lpwstr>
      </vt:variant>
      <vt:variant>
        <vt:i4>1310772</vt:i4>
      </vt:variant>
      <vt:variant>
        <vt:i4>98</vt:i4>
      </vt:variant>
      <vt:variant>
        <vt:i4>0</vt:i4>
      </vt:variant>
      <vt:variant>
        <vt:i4>5</vt:i4>
      </vt:variant>
      <vt:variant>
        <vt:lpwstr/>
      </vt:variant>
      <vt:variant>
        <vt:lpwstr>_Toc229695621</vt:lpwstr>
      </vt:variant>
      <vt:variant>
        <vt:i4>1310772</vt:i4>
      </vt:variant>
      <vt:variant>
        <vt:i4>92</vt:i4>
      </vt:variant>
      <vt:variant>
        <vt:i4>0</vt:i4>
      </vt:variant>
      <vt:variant>
        <vt:i4>5</vt:i4>
      </vt:variant>
      <vt:variant>
        <vt:lpwstr/>
      </vt:variant>
      <vt:variant>
        <vt:lpwstr>_Toc229695620</vt:lpwstr>
      </vt:variant>
      <vt:variant>
        <vt:i4>1507380</vt:i4>
      </vt:variant>
      <vt:variant>
        <vt:i4>86</vt:i4>
      </vt:variant>
      <vt:variant>
        <vt:i4>0</vt:i4>
      </vt:variant>
      <vt:variant>
        <vt:i4>5</vt:i4>
      </vt:variant>
      <vt:variant>
        <vt:lpwstr/>
      </vt:variant>
      <vt:variant>
        <vt:lpwstr>_Toc229695619</vt:lpwstr>
      </vt:variant>
      <vt:variant>
        <vt:i4>1507380</vt:i4>
      </vt:variant>
      <vt:variant>
        <vt:i4>80</vt:i4>
      </vt:variant>
      <vt:variant>
        <vt:i4>0</vt:i4>
      </vt:variant>
      <vt:variant>
        <vt:i4>5</vt:i4>
      </vt:variant>
      <vt:variant>
        <vt:lpwstr/>
      </vt:variant>
      <vt:variant>
        <vt:lpwstr>_Toc229695618</vt:lpwstr>
      </vt:variant>
      <vt:variant>
        <vt:i4>1507380</vt:i4>
      </vt:variant>
      <vt:variant>
        <vt:i4>74</vt:i4>
      </vt:variant>
      <vt:variant>
        <vt:i4>0</vt:i4>
      </vt:variant>
      <vt:variant>
        <vt:i4>5</vt:i4>
      </vt:variant>
      <vt:variant>
        <vt:lpwstr/>
      </vt:variant>
      <vt:variant>
        <vt:lpwstr>_Toc229695617</vt:lpwstr>
      </vt:variant>
      <vt:variant>
        <vt:i4>1507380</vt:i4>
      </vt:variant>
      <vt:variant>
        <vt:i4>68</vt:i4>
      </vt:variant>
      <vt:variant>
        <vt:i4>0</vt:i4>
      </vt:variant>
      <vt:variant>
        <vt:i4>5</vt:i4>
      </vt:variant>
      <vt:variant>
        <vt:lpwstr/>
      </vt:variant>
      <vt:variant>
        <vt:lpwstr>_Toc229695616</vt:lpwstr>
      </vt:variant>
      <vt:variant>
        <vt:i4>1507380</vt:i4>
      </vt:variant>
      <vt:variant>
        <vt:i4>62</vt:i4>
      </vt:variant>
      <vt:variant>
        <vt:i4>0</vt:i4>
      </vt:variant>
      <vt:variant>
        <vt:i4>5</vt:i4>
      </vt:variant>
      <vt:variant>
        <vt:lpwstr/>
      </vt:variant>
      <vt:variant>
        <vt:lpwstr>_Toc229695615</vt:lpwstr>
      </vt:variant>
      <vt:variant>
        <vt:i4>1507380</vt:i4>
      </vt:variant>
      <vt:variant>
        <vt:i4>56</vt:i4>
      </vt:variant>
      <vt:variant>
        <vt:i4>0</vt:i4>
      </vt:variant>
      <vt:variant>
        <vt:i4>5</vt:i4>
      </vt:variant>
      <vt:variant>
        <vt:lpwstr/>
      </vt:variant>
      <vt:variant>
        <vt:lpwstr>_Toc229695614</vt:lpwstr>
      </vt:variant>
      <vt:variant>
        <vt:i4>1507380</vt:i4>
      </vt:variant>
      <vt:variant>
        <vt:i4>50</vt:i4>
      </vt:variant>
      <vt:variant>
        <vt:i4>0</vt:i4>
      </vt:variant>
      <vt:variant>
        <vt:i4>5</vt:i4>
      </vt:variant>
      <vt:variant>
        <vt:lpwstr/>
      </vt:variant>
      <vt:variant>
        <vt:lpwstr>_Toc229695613</vt:lpwstr>
      </vt:variant>
      <vt:variant>
        <vt:i4>1507380</vt:i4>
      </vt:variant>
      <vt:variant>
        <vt:i4>44</vt:i4>
      </vt:variant>
      <vt:variant>
        <vt:i4>0</vt:i4>
      </vt:variant>
      <vt:variant>
        <vt:i4>5</vt:i4>
      </vt:variant>
      <vt:variant>
        <vt:lpwstr/>
      </vt:variant>
      <vt:variant>
        <vt:lpwstr>_Toc229695612</vt:lpwstr>
      </vt:variant>
      <vt:variant>
        <vt:i4>1507380</vt:i4>
      </vt:variant>
      <vt:variant>
        <vt:i4>38</vt:i4>
      </vt:variant>
      <vt:variant>
        <vt:i4>0</vt:i4>
      </vt:variant>
      <vt:variant>
        <vt:i4>5</vt:i4>
      </vt:variant>
      <vt:variant>
        <vt:lpwstr/>
      </vt:variant>
      <vt:variant>
        <vt:lpwstr>_Toc229695611</vt:lpwstr>
      </vt:variant>
      <vt:variant>
        <vt:i4>1507380</vt:i4>
      </vt:variant>
      <vt:variant>
        <vt:i4>32</vt:i4>
      </vt:variant>
      <vt:variant>
        <vt:i4>0</vt:i4>
      </vt:variant>
      <vt:variant>
        <vt:i4>5</vt:i4>
      </vt:variant>
      <vt:variant>
        <vt:lpwstr/>
      </vt:variant>
      <vt:variant>
        <vt:lpwstr>_Toc229695610</vt:lpwstr>
      </vt:variant>
      <vt:variant>
        <vt:i4>1441844</vt:i4>
      </vt:variant>
      <vt:variant>
        <vt:i4>26</vt:i4>
      </vt:variant>
      <vt:variant>
        <vt:i4>0</vt:i4>
      </vt:variant>
      <vt:variant>
        <vt:i4>5</vt:i4>
      </vt:variant>
      <vt:variant>
        <vt:lpwstr/>
      </vt:variant>
      <vt:variant>
        <vt:lpwstr>_Toc229695609</vt:lpwstr>
      </vt:variant>
      <vt:variant>
        <vt:i4>1441844</vt:i4>
      </vt:variant>
      <vt:variant>
        <vt:i4>20</vt:i4>
      </vt:variant>
      <vt:variant>
        <vt:i4>0</vt:i4>
      </vt:variant>
      <vt:variant>
        <vt:i4>5</vt:i4>
      </vt:variant>
      <vt:variant>
        <vt:lpwstr/>
      </vt:variant>
      <vt:variant>
        <vt:lpwstr>_Toc229695608</vt:lpwstr>
      </vt:variant>
      <vt:variant>
        <vt:i4>1441844</vt:i4>
      </vt:variant>
      <vt:variant>
        <vt:i4>14</vt:i4>
      </vt:variant>
      <vt:variant>
        <vt:i4>0</vt:i4>
      </vt:variant>
      <vt:variant>
        <vt:i4>5</vt:i4>
      </vt:variant>
      <vt:variant>
        <vt:lpwstr/>
      </vt:variant>
      <vt:variant>
        <vt:lpwstr>_Toc229695607</vt:lpwstr>
      </vt:variant>
      <vt:variant>
        <vt:i4>1441844</vt:i4>
      </vt:variant>
      <vt:variant>
        <vt:i4>8</vt:i4>
      </vt:variant>
      <vt:variant>
        <vt:i4>0</vt:i4>
      </vt:variant>
      <vt:variant>
        <vt:i4>5</vt:i4>
      </vt:variant>
      <vt:variant>
        <vt:lpwstr/>
      </vt:variant>
      <vt:variant>
        <vt:lpwstr>_Toc229695606</vt:lpwstr>
      </vt:variant>
      <vt:variant>
        <vt:i4>1441844</vt:i4>
      </vt:variant>
      <vt:variant>
        <vt:i4>2</vt:i4>
      </vt:variant>
      <vt:variant>
        <vt:i4>0</vt:i4>
      </vt:variant>
      <vt:variant>
        <vt:i4>5</vt:i4>
      </vt:variant>
      <vt:variant>
        <vt:lpwstr/>
      </vt:variant>
      <vt:variant>
        <vt:lpwstr>_Toc229695605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desktop device 4445432</dc:creator>
  <cp:keywords/>
  <cp:lastModifiedBy>عبدالرحمن الوابل ID 444101867</cp:lastModifiedBy>
  <cp:revision>5</cp:revision>
  <cp:lastPrinted>2026-05-14T11:18:00Z</cp:lastPrinted>
  <dcterms:created xsi:type="dcterms:W3CDTF">2026-05-15T14:41:00Z</dcterms:created>
  <dcterms:modified xsi:type="dcterms:W3CDTF">2026-05-15T17:19:00Z</dcterms:modified>
</cp:coreProperties>
</file>